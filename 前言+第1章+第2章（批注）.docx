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AE09" w14:textId="77777777" w:rsidR="00394EDE" w:rsidRDefault="00000000">
      <w:pPr>
        <w:spacing w:before="480" w:after="480" w:line="288" w:lineRule="auto"/>
      </w:pPr>
      <w:r>
        <w:rPr>
          <w:rFonts w:ascii="Arial" w:eastAsia="等线" w:hAnsi="Arial" w:cs="Arial" w:hint="eastAsia"/>
          <w:b/>
          <w:sz w:val="52"/>
        </w:rPr>
        <w:t>前言</w:t>
      </w:r>
      <w:r>
        <w:rPr>
          <w:rFonts w:ascii="Arial" w:eastAsia="等线" w:hAnsi="Arial" w:cs="Arial" w:hint="eastAsia"/>
          <w:b/>
          <w:sz w:val="52"/>
        </w:rPr>
        <w:t>+</w:t>
      </w:r>
      <w:r>
        <w:rPr>
          <w:rFonts w:ascii="Arial" w:eastAsia="等线" w:hAnsi="Arial" w:cs="Arial" w:hint="eastAsia"/>
          <w:b/>
          <w:sz w:val="52"/>
        </w:rPr>
        <w:t>第</w:t>
      </w:r>
      <w:r>
        <w:rPr>
          <w:rFonts w:ascii="Arial" w:eastAsia="等线" w:hAnsi="Arial" w:cs="Arial" w:hint="eastAsia"/>
          <w:b/>
          <w:sz w:val="52"/>
        </w:rPr>
        <w:t>1</w:t>
      </w:r>
      <w:r>
        <w:rPr>
          <w:rFonts w:ascii="Arial" w:eastAsia="等线" w:hAnsi="Arial" w:cs="Arial" w:hint="eastAsia"/>
          <w:b/>
          <w:sz w:val="52"/>
        </w:rPr>
        <w:t>章</w:t>
      </w:r>
      <w:r>
        <w:rPr>
          <w:rFonts w:ascii="Arial" w:eastAsia="等线" w:hAnsi="Arial" w:cs="Arial" w:hint="eastAsia"/>
          <w:b/>
          <w:sz w:val="52"/>
        </w:rPr>
        <w:t>+</w:t>
      </w:r>
      <w:r>
        <w:rPr>
          <w:rFonts w:ascii="Arial" w:eastAsia="等线" w:hAnsi="Arial" w:cs="Arial" w:hint="eastAsia"/>
          <w:b/>
          <w:sz w:val="52"/>
        </w:rPr>
        <w:t>第</w:t>
      </w:r>
      <w:r>
        <w:rPr>
          <w:rFonts w:ascii="Arial" w:eastAsia="等线" w:hAnsi="Arial" w:cs="Arial" w:hint="eastAsia"/>
          <w:b/>
          <w:sz w:val="52"/>
        </w:rPr>
        <w:t>2</w:t>
      </w:r>
      <w:r>
        <w:rPr>
          <w:rFonts w:ascii="Arial" w:eastAsia="等线" w:hAnsi="Arial" w:cs="Arial" w:hint="eastAsia"/>
          <w:b/>
          <w:sz w:val="52"/>
        </w:rPr>
        <w:t>章</w:t>
      </w:r>
    </w:p>
    <w:p w14:paraId="12B738C8" w14:textId="77777777" w:rsidR="00394EDE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前言</w:t>
      </w:r>
      <w:bookmarkEnd w:id="0"/>
    </w:p>
    <w:p w14:paraId="1A0A1C43" w14:textId="77777777" w:rsidR="00394EDE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集体的</w:t>
      </w:r>
      <w:r>
        <w:rPr>
          <w:rFonts w:ascii="Arial" w:eastAsia="等线" w:hAnsi="Arial" w:cs="Arial"/>
          <w:b/>
          <w:sz w:val="32"/>
        </w:rPr>
        <w:t>“AI</w:t>
      </w:r>
      <w:r>
        <w:rPr>
          <w:rFonts w:ascii="Arial" w:eastAsia="等线" w:hAnsi="Arial" w:cs="Arial"/>
          <w:b/>
          <w:sz w:val="32"/>
        </w:rPr>
        <w:t>焦虑</w:t>
      </w:r>
      <w:r>
        <w:rPr>
          <w:rFonts w:ascii="Arial" w:eastAsia="等线" w:hAnsi="Arial" w:cs="Arial"/>
          <w:b/>
          <w:sz w:val="32"/>
        </w:rPr>
        <w:t>”</w:t>
      </w:r>
      <w:r>
        <w:rPr>
          <w:rFonts w:ascii="Arial" w:eastAsia="等线" w:hAnsi="Arial" w:cs="Arial"/>
          <w:b/>
          <w:sz w:val="32"/>
        </w:rPr>
        <w:t>与</w:t>
      </w:r>
      <w:r>
        <w:rPr>
          <w:rFonts w:ascii="Arial" w:eastAsia="等线" w:hAnsi="Arial" w:cs="Arial"/>
          <w:b/>
          <w:sz w:val="32"/>
        </w:rPr>
        <w:t>“AI</w:t>
      </w:r>
      <w:r>
        <w:rPr>
          <w:rFonts w:ascii="Arial" w:eastAsia="等线" w:hAnsi="Arial" w:cs="Arial"/>
          <w:b/>
          <w:sz w:val="32"/>
        </w:rPr>
        <w:t>瓶颈</w:t>
      </w:r>
      <w:r>
        <w:rPr>
          <w:rFonts w:ascii="Arial" w:eastAsia="等线" w:hAnsi="Arial" w:cs="Arial"/>
          <w:b/>
          <w:sz w:val="32"/>
        </w:rPr>
        <w:t>”</w:t>
      </w:r>
      <w:bookmarkEnd w:id="1"/>
    </w:p>
    <w:p w14:paraId="10EAF462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距离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横空出世已经过去两年多了。在这两年里，我们经历了一场从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震惊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焦虑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，再到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平淡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的集体心理过山车。</w:t>
      </w:r>
    </w:p>
    <w:p w14:paraId="20AE165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最开始，我们被它写诗、写代码、通过图灵测试的能力所震撼，惊呼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奇点已来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。紧接着，焦虑感像潮水一样涌来：我会不会失业？我的技能是不是一夜之间变得一文不值？于是，每个人都开始疯狂地注册账号、学习</w:t>
      </w:r>
      <w:r>
        <w:rPr>
          <w:rFonts w:ascii="Arial" w:eastAsia="等线" w:hAnsi="Arial" w:cs="Arial"/>
          <w:sz w:val="22"/>
        </w:rPr>
        <w:t>Prompt</w:t>
      </w:r>
      <w:r>
        <w:rPr>
          <w:rFonts w:ascii="Arial" w:eastAsia="等线" w:hAnsi="Arial" w:cs="Arial"/>
          <w:sz w:val="22"/>
        </w:rPr>
        <w:t>（提示词）、收藏各种</w:t>
      </w:r>
      <w:r>
        <w:rPr>
          <w:rFonts w:ascii="Arial" w:eastAsia="等线" w:hAnsi="Arial" w:cs="Arial"/>
          <w:sz w:val="22"/>
        </w:rPr>
        <w:t>“100</w:t>
      </w:r>
      <w:r>
        <w:rPr>
          <w:rFonts w:ascii="Arial" w:eastAsia="等线" w:hAnsi="Arial" w:cs="Arial"/>
          <w:sz w:val="22"/>
        </w:rPr>
        <w:t>个必用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工具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的清单。</w:t>
      </w:r>
    </w:p>
    <w:p w14:paraId="519CC18E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但两年后的今天，情况变得有些微妙。</w:t>
      </w:r>
    </w:p>
    <w:p w14:paraId="05BA414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如果你环顾四周，会发现大多数人对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的使用，依然停留在非常浅层的阶段。他们把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当成一个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加强版百度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，用来查查资料；或者把它当成一个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翻译器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，翻译几段英文；偶尔让它写个周报，还得自己改上大半天。</w:t>
      </w:r>
    </w:p>
    <w:p w14:paraId="5566E85B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更糟糕的是，很多人发现，用了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之后，自己并没有变得更轻松。相反，为了让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输出一个满意的结果，你需要反复地调整提示词，不断地纠正它的胡言乱语，最后还要花大量时间去核对事实。一顿操作猛如虎，回头一看，还不如自己直接写来得快。</w:t>
      </w:r>
    </w:p>
    <w:p w14:paraId="67ECC14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这就是我们当前面临的</w:t>
      </w:r>
      <w:r>
        <w:rPr>
          <w:rFonts w:ascii="Arial" w:eastAsia="等线" w:hAnsi="Arial" w:cs="Arial"/>
          <w:sz w:val="22"/>
        </w:rPr>
        <w:t>“AI</w:t>
      </w:r>
      <w:r>
        <w:rPr>
          <w:rFonts w:ascii="Arial" w:eastAsia="等线" w:hAnsi="Arial" w:cs="Arial"/>
          <w:sz w:val="22"/>
        </w:rPr>
        <w:t>瓶颈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：工具越来越强，但我们的效率并没有随之倍增。</w:t>
      </w:r>
    </w:p>
    <w:p w14:paraId="00C08370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问题出在哪里？是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还不够聪明吗？是模型参数还不够大吗？</w:t>
      </w:r>
    </w:p>
    <w:p w14:paraId="747F18B4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不。问题不在于工具，而在于我们使用工具的方式。</w:t>
      </w:r>
    </w:p>
    <w:p w14:paraId="4AE3BA5C" w14:textId="77777777" w:rsidR="00394EDE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认知的错位：拿着核武器炸鱼</w:t>
      </w:r>
      <w:bookmarkEnd w:id="2"/>
    </w:p>
    <w:p w14:paraId="1D71424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我们正在犯一个巨大的认知错误：我们试图用旧时代的工作方式，去驾驭新时代的生产力工具。</w:t>
      </w:r>
    </w:p>
    <w:p w14:paraId="1D094683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想象一下，你手里有一把全自动突击步枪，但你却把它当成烧火棍，用来捅灶台里的柴火。虽然它也能把柴火捅进去，但这显然不是它被设计出来的目的，更发挥不出它万分之一的威力。</w:t>
      </w:r>
    </w:p>
    <w:p w14:paraId="07E2CE75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目前的绝大多数人，就是在使用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烧火棍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模式使用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。这种模式我称之为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手工作坊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模式。</w:t>
      </w:r>
    </w:p>
    <w:p w14:paraId="23172131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手工作坊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模式下，工作流程是这样的：遇到一个具体问题</w:t>
      </w:r>
      <w:r>
        <w:rPr>
          <w:rFonts w:ascii="Arial" w:eastAsia="等线" w:hAnsi="Arial" w:cs="Arial"/>
          <w:sz w:val="22"/>
        </w:rPr>
        <w:t xml:space="preserve"> &gt; </w:t>
      </w:r>
      <w:r>
        <w:rPr>
          <w:rFonts w:ascii="Arial" w:eastAsia="等线" w:hAnsi="Arial" w:cs="Arial"/>
          <w:sz w:val="22"/>
        </w:rPr>
        <w:t>掏出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工具</w:t>
      </w:r>
      <w:r>
        <w:rPr>
          <w:rFonts w:ascii="Arial" w:eastAsia="等线" w:hAnsi="Arial" w:cs="Arial"/>
          <w:sz w:val="22"/>
        </w:rPr>
        <w:t xml:space="preserve"> &gt; </w:t>
      </w:r>
      <w:r>
        <w:rPr>
          <w:rFonts w:ascii="Arial" w:eastAsia="等线" w:hAnsi="Arial" w:cs="Arial"/>
          <w:sz w:val="22"/>
        </w:rPr>
        <w:t>输入指令</w:t>
      </w:r>
      <w:r>
        <w:rPr>
          <w:rFonts w:ascii="Arial" w:eastAsia="等线" w:hAnsi="Arial" w:cs="Arial"/>
          <w:sz w:val="22"/>
        </w:rPr>
        <w:t xml:space="preserve"> &gt; </w:t>
      </w:r>
      <w:r>
        <w:rPr>
          <w:rFonts w:ascii="Arial" w:eastAsia="等线" w:hAnsi="Arial" w:cs="Arial"/>
          <w:sz w:val="22"/>
        </w:rPr>
        <w:t>等待结果</w:t>
      </w:r>
      <w:r>
        <w:rPr>
          <w:rFonts w:ascii="Arial" w:eastAsia="等线" w:hAnsi="Arial" w:cs="Arial"/>
          <w:sz w:val="22"/>
        </w:rPr>
        <w:t xml:space="preserve"> &gt; </w:t>
      </w:r>
      <w:r>
        <w:rPr>
          <w:rFonts w:ascii="Arial" w:eastAsia="等线" w:hAnsi="Arial" w:cs="Arial"/>
          <w:sz w:val="22"/>
        </w:rPr>
        <w:t>人工修改</w:t>
      </w:r>
      <w:r>
        <w:rPr>
          <w:rFonts w:ascii="Arial" w:eastAsia="等线" w:hAnsi="Arial" w:cs="Arial"/>
          <w:sz w:val="22"/>
        </w:rPr>
        <w:t xml:space="preserve"> &gt; </w:t>
      </w:r>
      <w:r>
        <w:rPr>
          <w:rFonts w:ascii="Arial" w:eastAsia="等线" w:hAnsi="Arial" w:cs="Arial"/>
          <w:sz w:val="22"/>
        </w:rPr>
        <w:t>结束。</w:t>
      </w:r>
    </w:p>
    <w:p w14:paraId="4961219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在这个过程中，人依然是绝对的执行主体，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只是一个随叫随到的临时助手。每一次任务，都需要你重新发起、重新引导。你的工作流是断裂的、碎片的、一次性的。你依然被困在具体的事务中，只是换了一种更高级的工具在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搬砖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2E52F1C1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而真正的高手，早已切换到了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智能工厂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模式。</w:t>
      </w:r>
    </w:p>
    <w:p w14:paraId="3F1146A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智能工厂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模式下，人不再是直接的执行者，而是系统的设计者。他们不再盯着某一个具体的任务（比如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写一篇公众号文章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），而是盯着一类任务的生产流程（比如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搭建一套自动化的公众号内容生产流水线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）。</w:t>
      </w:r>
    </w:p>
    <w:p w14:paraId="14D0C186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他们会把一个复杂的任务，拆解成若干个标准的步骤；然后为每一个步骤，寻找最合适的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模型或工具；接着，通过精心设计的提示词（</w:t>
      </w:r>
      <w:r>
        <w:rPr>
          <w:rFonts w:ascii="Arial" w:eastAsia="等线" w:hAnsi="Arial" w:cs="Arial"/>
          <w:sz w:val="22"/>
        </w:rPr>
        <w:t>Prompt</w:t>
      </w:r>
      <w:r>
        <w:rPr>
          <w:rFonts w:ascii="Arial" w:eastAsia="等线" w:hAnsi="Arial" w:cs="Arial"/>
          <w:sz w:val="22"/>
        </w:rPr>
        <w:t>）和编排（</w:t>
      </w:r>
      <w:r>
        <w:rPr>
          <w:rFonts w:ascii="Arial" w:eastAsia="等线" w:hAnsi="Arial" w:cs="Arial"/>
          <w:sz w:val="22"/>
        </w:rPr>
        <w:t>Orchestration</w:t>
      </w:r>
      <w:r>
        <w:rPr>
          <w:rFonts w:ascii="Arial" w:eastAsia="等线" w:hAnsi="Arial" w:cs="Arial"/>
          <w:sz w:val="22"/>
        </w:rPr>
        <w:t>），把这些步骤串联起来，形成一个自动运转的闭环。</w:t>
      </w:r>
    </w:p>
    <w:p w14:paraId="279CFC63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在这个模式下，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不再是一个被动的问答机器，而是一群被赋予了特定角色、技能和记忆的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数字员工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）。它们在你的指挥下，各司其职，流水线作业。</w:t>
      </w:r>
    </w:p>
    <w:p w14:paraId="4C8B191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这就是本书的核心命题：如果你想真正实现效率倍增，你必须完成从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工具思维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系统思维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的跃迁。你不能只满足于做一个熟练的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操作员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，你必须进化为一名能够驾驭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架构师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0F4F3B64" w14:textId="77777777" w:rsidR="00394EDE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这本书能给你带来什么？</w:t>
      </w:r>
      <w:bookmarkEnd w:id="3"/>
    </w:p>
    <w:p w14:paraId="6DA6143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这不是一本罗列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工具说明书的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黄页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，也不是一本深奥晦涩的技术理论书。这是一本实战手册，一本教你如何把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落地到真实工作场景中的行动指南。</w:t>
      </w:r>
    </w:p>
    <w:p w14:paraId="176348BF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在接下来的章节中，我将带你完成以下三个层面的进化：</w:t>
      </w:r>
    </w:p>
    <w:p w14:paraId="56EA801B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第一层：掌握一套通用的工作流搭建方法论。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我会毫无保留地分享我总结的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工作流五步法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：明确目标、拆解步骤、定义角色、编排流程、测试迭代。无论你是写文章、做视频、写代码，还是做数据分析，这套心法都通用。你将学会如何像产品经理一样思考，把模糊的需求转化为精确的流程图。</w:t>
      </w:r>
    </w:p>
    <w:p w14:paraId="7D4178E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第二层：学会给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写一份清楚的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岗位说明书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很多人觉得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笨，是因为自己没把任务说清楚。我会教你如何用结构化的方式定义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的角色。你将不再是给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下指令（</w:t>
      </w:r>
      <w:r>
        <w:rPr>
          <w:rFonts w:ascii="Arial" w:eastAsia="等线" w:hAnsi="Arial" w:cs="Arial"/>
          <w:sz w:val="22"/>
        </w:rPr>
        <w:t>Instruction</w:t>
      </w:r>
      <w:r>
        <w:rPr>
          <w:rFonts w:ascii="Arial" w:eastAsia="等线" w:hAnsi="Arial" w:cs="Arial"/>
          <w:sz w:val="22"/>
        </w:rPr>
        <w:t>），而是在给</w:t>
      </w:r>
      <w:r>
        <w:rPr>
          <w:rFonts w:ascii="Arial" w:eastAsia="等线" w:hAnsi="Arial" w:cs="Arial"/>
          <w:sz w:val="22"/>
        </w:rPr>
        <w:t>AI</w:t>
      </w:r>
      <w:proofErr w:type="gramStart"/>
      <w:r>
        <w:rPr>
          <w:rFonts w:ascii="Arial" w:eastAsia="等线" w:hAnsi="Arial" w:cs="Arial"/>
          <w:sz w:val="22"/>
        </w:rPr>
        <w:t>写岗位</w:t>
      </w:r>
      <w:proofErr w:type="gramEnd"/>
      <w:r>
        <w:rPr>
          <w:rFonts w:ascii="Arial" w:eastAsia="等线" w:hAnsi="Arial" w:cs="Arial"/>
          <w:sz w:val="22"/>
        </w:rPr>
        <w:t>描述（</w:t>
      </w:r>
      <w:r>
        <w:rPr>
          <w:rFonts w:ascii="Arial" w:eastAsia="等线" w:hAnsi="Arial" w:cs="Arial"/>
          <w:sz w:val="22"/>
        </w:rPr>
        <w:t>Job Description</w:t>
      </w:r>
      <w:r>
        <w:rPr>
          <w:rFonts w:ascii="Arial" w:eastAsia="等线" w:hAnsi="Arial" w:cs="Arial"/>
          <w:sz w:val="22"/>
        </w:rPr>
        <w:t>）。你会发现，当你把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当成一个有独立思考能力的员工去尊重、去培养时，它给你的回报将超乎想象。</w:t>
      </w:r>
    </w:p>
    <w:p w14:paraId="53C821B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第三层：建立属于你自己的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个人智能工作系统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本书精选了短视频、电商、教育、</w:t>
      </w:r>
      <w:proofErr w:type="gramStart"/>
      <w:r>
        <w:rPr>
          <w:rFonts w:ascii="Arial" w:eastAsia="等线" w:hAnsi="Arial" w:cs="Arial"/>
          <w:sz w:val="22"/>
        </w:rPr>
        <w:t>职场办公</w:t>
      </w:r>
      <w:proofErr w:type="gramEnd"/>
      <w:r>
        <w:rPr>
          <w:rFonts w:ascii="Arial" w:eastAsia="等线" w:hAnsi="Arial" w:cs="Arial"/>
          <w:sz w:val="22"/>
        </w:rPr>
        <w:t>、创业管理等五个高频领域的真实案例。我不会只给你展示结果，我会把每一个案例拆开揉碎，带你从零开始搭建。你会看到，一个日更的短视频博主，是如何用一套工作流把每天的制作时间从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小时压缩到</w:t>
      </w:r>
      <w:r>
        <w:rPr>
          <w:rFonts w:ascii="Arial" w:eastAsia="等线" w:hAnsi="Arial" w:cs="Arial"/>
          <w:sz w:val="22"/>
        </w:rPr>
        <w:t>0.5</w:t>
      </w:r>
      <w:r>
        <w:rPr>
          <w:rFonts w:ascii="Arial" w:eastAsia="等线" w:hAnsi="Arial" w:cs="Arial"/>
          <w:sz w:val="22"/>
        </w:rPr>
        <w:t>小时的；一个电商运营，是如何用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自动监控竞品、生成上新文案的。</w:t>
      </w:r>
    </w:p>
    <w:p w14:paraId="3FC3382F" w14:textId="77777777" w:rsidR="00394EDE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lastRenderedPageBreak/>
        <w:t>通过这些案例，我希望你能举一反三，把你手头那些重复、繁琐、低价值的工作，统统交给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，从而把你的时间和精力，释放到真正需要创造力、需要情感连接、需要战略思考的高价值领域中去。</w:t>
      </w:r>
    </w:p>
    <w:p w14:paraId="478A50A3" w14:textId="77777777" w:rsidR="00AA0CD9" w:rsidRDefault="00AA0CD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7B5BE845" w14:textId="675BA087" w:rsidR="00AA0CD9" w:rsidRDefault="00AA0CD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commentRangeStart w:id="4"/>
      <w:r w:rsidRPr="00AA0CD9">
        <w:rPr>
          <w:rFonts w:ascii="Arial" w:eastAsia="等线" w:hAnsi="Arial" w:cs="Arial" w:hint="eastAsia"/>
          <w:sz w:val="22"/>
          <w:highlight w:val="yellow"/>
        </w:rPr>
        <w:t>本书学习建议</w:t>
      </w:r>
    </w:p>
    <w:p w14:paraId="0CE9507B" w14:textId="77777777" w:rsidR="00AA0CD9" w:rsidRDefault="00AA0CD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27CADF46" w14:textId="77777777" w:rsidR="00AA0CD9" w:rsidRDefault="00AA0CD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49552773" w14:textId="2B000C34" w:rsidR="00AA0CD9" w:rsidRDefault="00AA0CD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AA0CD9">
        <w:rPr>
          <w:rFonts w:ascii="Arial" w:eastAsia="等线" w:hAnsi="Arial" w:cs="Arial" w:hint="eastAsia"/>
          <w:sz w:val="22"/>
          <w:highlight w:val="yellow"/>
        </w:rPr>
        <w:t>致谢</w:t>
      </w:r>
      <w:commentRangeEnd w:id="4"/>
      <w:r w:rsidR="00652672">
        <w:rPr>
          <w:rStyle w:val="a7"/>
        </w:rPr>
        <w:commentReference w:id="4"/>
      </w:r>
    </w:p>
    <w:p w14:paraId="416D1D0A" w14:textId="77777777" w:rsidR="00AA0CD9" w:rsidRDefault="00AA0CD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58A42C04" w14:textId="77777777" w:rsidR="00AA0CD9" w:rsidRDefault="00AA0CD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15C34BEC" w14:textId="77777777" w:rsidR="00AA0CD9" w:rsidRDefault="00AA0CD9">
      <w:pPr>
        <w:spacing w:before="120" w:after="120" w:line="288" w:lineRule="auto"/>
        <w:jc w:val="left"/>
      </w:pPr>
    </w:p>
    <w:p w14:paraId="3F4F4BD3" w14:textId="77777777" w:rsidR="00394EDE" w:rsidRDefault="00000000">
      <w:pPr>
        <w:spacing w:before="380" w:after="140" w:line="288" w:lineRule="auto"/>
        <w:jc w:val="left"/>
        <w:outlineLvl w:val="0"/>
      </w:pPr>
      <w:bookmarkStart w:id="5" w:name="heading_4"/>
      <w:r>
        <w:rPr>
          <w:rFonts w:ascii="Arial" w:eastAsia="等线" w:hAnsi="Arial" w:cs="Arial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1</w:t>
      </w:r>
      <w:r>
        <w:rPr>
          <w:rFonts w:ascii="Arial" w:eastAsia="等线" w:hAnsi="Arial" w:cs="Arial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重新认识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、</w:t>
      </w:r>
      <w:r>
        <w:rPr>
          <w:rFonts w:ascii="Arial" w:eastAsia="等线" w:hAnsi="Arial" w:cs="Arial"/>
          <w:b/>
          <w:sz w:val="36"/>
        </w:rPr>
        <w:t>Agent</w:t>
      </w:r>
      <w:r>
        <w:rPr>
          <w:rFonts w:ascii="Arial" w:eastAsia="等线" w:hAnsi="Arial" w:cs="Arial"/>
          <w:b/>
          <w:sz w:val="36"/>
        </w:rPr>
        <w:t>与工作流</w:t>
      </w:r>
      <w:bookmarkEnd w:id="5"/>
    </w:p>
    <w:p w14:paraId="601CB4F1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你现在到底是在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用</w:t>
      </w:r>
      <w:r>
        <w:rPr>
          <w:rFonts w:ascii="Arial" w:eastAsia="等线" w:hAnsi="Arial" w:cs="Arial"/>
          <w:sz w:val="22"/>
        </w:rPr>
        <w:t>AI”</w:t>
      </w:r>
      <w:r>
        <w:rPr>
          <w:rFonts w:ascii="Arial" w:eastAsia="等线" w:hAnsi="Arial" w:cs="Arial"/>
          <w:sz w:val="22"/>
        </w:rPr>
        <w:t>，还是在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用工作方式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？</w:t>
      </w:r>
    </w:p>
    <w:p w14:paraId="485672D8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这是一个听起来有点绕口，但至关重要的问题。大多数人在接触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两年后，依然感到困惑：为什么我看别人用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效率翻倍，而我用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只是多了一个聊天的窗口？</w:t>
      </w:r>
    </w:p>
    <w:p w14:paraId="37809486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答案往往不在于你用的模型是</w:t>
      </w:r>
      <w:r>
        <w:rPr>
          <w:rFonts w:ascii="Arial" w:eastAsia="等线" w:hAnsi="Arial" w:cs="Arial"/>
          <w:sz w:val="22"/>
        </w:rPr>
        <w:t>GPT</w:t>
      </w:r>
      <w:r>
        <w:rPr>
          <w:rFonts w:ascii="Arial" w:eastAsia="等线" w:hAnsi="Arial" w:cs="Arial"/>
          <w:sz w:val="22"/>
        </w:rPr>
        <w:t>还是</w:t>
      </w:r>
      <w:r>
        <w:rPr>
          <w:rFonts w:ascii="Arial" w:eastAsia="等线" w:hAnsi="Arial" w:cs="Arial"/>
          <w:sz w:val="22"/>
        </w:rPr>
        <w:t>DeepSeek</w:t>
      </w:r>
      <w:r>
        <w:rPr>
          <w:rFonts w:ascii="Arial" w:eastAsia="等线" w:hAnsi="Arial" w:cs="Arial"/>
          <w:sz w:val="22"/>
        </w:rPr>
        <w:t>，而在于你对这三个概念的理解：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（智能体）和工作流（</w:t>
      </w:r>
      <w:r>
        <w:rPr>
          <w:rFonts w:ascii="Arial" w:eastAsia="等线" w:hAnsi="Arial" w:cs="Arial"/>
          <w:sz w:val="22"/>
        </w:rPr>
        <w:t>Workflow</w:t>
      </w:r>
      <w:r>
        <w:rPr>
          <w:rFonts w:ascii="Arial" w:eastAsia="等线" w:hAnsi="Arial" w:cs="Arial"/>
          <w:sz w:val="22"/>
        </w:rPr>
        <w:t>）。</w:t>
      </w:r>
    </w:p>
    <w:p w14:paraId="5ACE9A2A" w14:textId="77777777" w:rsidR="00394EDE" w:rsidRDefault="00000000">
      <w:pPr>
        <w:spacing w:before="320" w:after="120" w:line="288" w:lineRule="auto"/>
        <w:jc w:val="left"/>
        <w:outlineLvl w:val="1"/>
      </w:pPr>
      <w:bookmarkStart w:id="6" w:name="heading_5"/>
      <w:r>
        <w:rPr>
          <w:rFonts w:ascii="Arial" w:eastAsia="等线" w:hAnsi="Arial" w:cs="Arial"/>
          <w:b/>
          <w:sz w:val="32"/>
        </w:rPr>
        <w:t>1.1 AI</w:t>
      </w:r>
      <w:r>
        <w:rPr>
          <w:rFonts w:ascii="Arial" w:eastAsia="等线" w:hAnsi="Arial" w:cs="Arial"/>
          <w:b/>
          <w:sz w:val="32"/>
        </w:rPr>
        <w:t>、</w:t>
      </w:r>
      <w:r>
        <w:rPr>
          <w:rFonts w:ascii="Arial" w:eastAsia="等线" w:hAnsi="Arial" w:cs="Arial"/>
          <w:b/>
          <w:sz w:val="32"/>
        </w:rPr>
        <w:t>Agent</w:t>
      </w:r>
      <w:r>
        <w:rPr>
          <w:rFonts w:ascii="Arial" w:eastAsia="等线" w:hAnsi="Arial" w:cs="Arial"/>
          <w:b/>
          <w:sz w:val="32"/>
        </w:rPr>
        <w:t>与工作流是什么</w:t>
      </w:r>
      <w:bookmarkEnd w:id="6"/>
    </w:p>
    <w:p w14:paraId="42FD3405" w14:textId="5A7A3365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在开始一切</w:t>
      </w:r>
      <w:del w:id="7" w:author="慧敏" w:date="2026-01-15T15:09:00Z" w16du:dateUtc="2026-01-15T07:09:00Z">
        <w:r w:rsidDel="004F2EE7">
          <w:rPr>
            <w:rFonts w:ascii="Arial" w:eastAsia="等线" w:hAnsi="Arial" w:cs="Arial"/>
            <w:sz w:val="22"/>
          </w:rPr>
          <w:delText>实操</w:delText>
        </w:r>
      </w:del>
      <w:ins w:id="8" w:author="慧敏" w:date="2026-01-15T15:09:00Z" w16du:dateUtc="2026-01-15T07:09:00Z">
        <w:r w:rsidR="004F2EE7">
          <w:rPr>
            <w:rFonts w:ascii="Arial" w:eastAsia="等线" w:hAnsi="Arial" w:cs="Arial" w:hint="eastAsia"/>
            <w:sz w:val="22"/>
          </w:rPr>
          <w:t>操作</w:t>
        </w:r>
      </w:ins>
      <w:r>
        <w:rPr>
          <w:rFonts w:ascii="Arial" w:eastAsia="等线" w:hAnsi="Arial" w:cs="Arial"/>
          <w:sz w:val="22"/>
        </w:rPr>
        <w:t>之前，我们必须先建立一套共同的语言。这不仅是为了统一称呼，更是为了统一认知。</w:t>
      </w:r>
    </w:p>
    <w:p w14:paraId="06C179D7" w14:textId="77777777" w:rsidR="00394EDE" w:rsidRDefault="00000000">
      <w:pPr>
        <w:spacing w:before="300" w:after="120" w:line="288" w:lineRule="auto"/>
        <w:jc w:val="left"/>
        <w:outlineLvl w:val="2"/>
      </w:pPr>
      <w:bookmarkStart w:id="9" w:name="heading_6"/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：能力底座，像电力</w:t>
      </w:r>
      <w:bookmarkEnd w:id="9"/>
    </w:p>
    <w:p w14:paraId="476BCE4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当我们谈论</w:t>
      </w:r>
      <w:r>
        <w:rPr>
          <w:rFonts w:ascii="Arial" w:eastAsia="等线" w:hAnsi="Arial" w:cs="Arial"/>
          <w:sz w:val="22"/>
        </w:rPr>
        <w:t>“AI”</w:t>
      </w:r>
      <w:r>
        <w:rPr>
          <w:rFonts w:ascii="Arial" w:eastAsia="等线" w:hAnsi="Arial" w:cs="Arial"/>
          <w:sz w:val="22"/>
        </w:rPr>
        <w:t>时，通常指的是像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Deepseek</w:t>
      </w:r>
      <w:proofErr w:type="spellEnd"/>
      <w:r>
        <w:rPr>
          <w:rFonts w:ascii="Arial" w:eastAsia="等线" w:hAnsi="Arial" w:cs="Arial"/>
          <w:sz w:val="22"/>
        </w:rPr>
        <w:t>、通义千问（</w:t>
      </w:r>
      <w:r>
        <w:rPr>
          <w:rFonts w:ascii="Arial" w:eastAsia="等线" w:hAnsi="Arial" w:cs="Arial"/>
          <w:sz w:val="22"/>
        </w:rPr>
        <w:t>Qwen</w:t>
      </w:r>
      <w:r>
        <w:rPr>
          <w:rFonts w:ascii="Arial" w:eastAsia="等线" w:hAnsi="Arial" w:cs="Arial"/>
          <w:sz w:val="22"/>
        </w:rPr>
        <w:t>）这样的大语言模型（</w:t>
      </w:r>
      <w:r>
        <w:rPr>
          <w:rFonts w:ascii="Arial" w:eastAsia="等线" w:hAnsi="Arial" w:cs="Arial"/>
          <w:sz w:val="22"/>
        </w:rPr>
        <w:t>LLM</w:t>
      </w:r>
      <w:r>
        <w:rPr>
          <w:rFonts w:ascii="Arial" w:eastAsia="等线" w:hAnsi="Arial" w:cs="Arial"/>
          <w:sz w:val="22"/>
        </w:rPr>
        <w:t>）。它们是整个智能时代的基础设施。</w:t>
      </w:r>
    </w:p>
    <w:p w14:paraId="0DD6255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你可以把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想象成电力。电力本身是无形的、通用的。它蕴含着巨大的能量，可以驱动机器运转，可以点亮灯泡，可以加热食物。但电力本身并不直接解决问题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你不能直接用电去炒菜，你得用电磁炉；你不能直接用电去冷藏食物，你得用冰箱。</w:t>
      </w:r>
    </w:p>
    <w:p w14:paraId="6B63F58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也是一样。它拥有强大的推理能力、生成能力和总结能力，但它是一个通用的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大脑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。如果你直接问它：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帮我把工作做完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，它会一脸茫然。因为它不知道你的工作是什么，不知道你的标准是什么，也不知道你手头有哪些资源。</w:t>
      </w:r>
    </w:p>
    <w:p w14:paraId="74CF9508" w14:textId="77777777" w:rsidR="00394EDE" w:rsidRDefault="00000000">
      <w:pPr>
        <w:spacing w:before="300" w:after="120" w:line="288" w:lineRule="auto"/>
        <w:jc w:val="left"/>
        <w:outlineLvl w:val="2"/>
      </w:pPr>
      <w:bookmarkStart w:id="10" w:name="heading_7"/>
      <w:r>
        <w:rPr>
          <w:rFonts w:ascii="Arial" w:eastAsia="等线" w:hAnsi="Arial" w:cs="Arial"/>
          <w:b/>
          <w:sz w:val="30"/>
        </w:rPr>
        <w:lastRenderedPageBreak/>
        <w:t>Agent</w:t>
      </w:r>
      <w:r>
        <w:rPr>
          <w:rFonts w:ascii="Arial" w:eastAsia="等线" w:hAnsi="Arial" w:cs="Arial"/>
          <w:b/>
          <w:sz w:val="30"/>
        </w:rPr>
        <w:t>：角色机制，像设备或工人</w:t>
      </w:r>
      <w:bookmarkEnd w:id="10"/>
    </w:p>
    <w:p w14:paraId="5A95554E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为了让电力（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）发挥作用，我们需要把它输入到具体的设备中。在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领域，这个设备就是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（智能体）。</w:t>
      </w:r>
    </w:p>
    <w:p w14:paraId="2DF685D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是被赋予了特定角色、技能和记忆的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。</w:t>
      </w:r>
    </w:p>
    <w:p w14:paraId="6579C0FA" w14:textId="77777777" w:rsidR="00394EDE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角色（</w:t>
      </w:r>
      <w:r>
        <w:rPr>
          <w:rFonts w:ascii="Arial" w:eastAsia="等线" w:hAnsi="Arial" w:cs="Arial"/>
          <w:sz w:val="22"/>
        </w:rPr>
        <w:t>Role</w:t>
      </w:r>
      <w:r>
        <w:rPr>
          <w:rFonts w:ascii="Arial" w:eastAsia="等线" w:hAnsi="Arial" w:cs="Arial"/>
          <w:sz w:val="22"/>
        </w:rPr>
        <w:t>）：它不再是一个全知全能的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，而是一个有具体职位的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人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。比如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资深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工程师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小红书爆款文案写手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法律合同审核专员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0AED2D49" w14:textId="77777777" w:rsidR="00394EDE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技能（</w:t>
      </w:r>
      <w:r>
        <w:rPr>
          <w:rFonts w:ascii="Arial" w:eastAsia="等线" w:hAnsi="Arial" w:cs="Arial"/>
          <w:sz w:val="22"/>
        </w:rPr>
        <w:t>Skills</w:t>
      </w:r>
      <w:r>
        <w:rPr>
          <w:rFonts w:ascii="Arial" w:eastAsia="等线" w:hAnsi="Arial" w:cs="Arial"/>
          <w:sz w:val="22"/>
        </w:rPr>
        <w:t>）：它被配置了特定的工具。比如联网搜索的能力、读取</w:t>
      </w:r>
      <w:r>
        <w:rPr>
          <w:rFonts w:ascii="Arial" w:eastAsia="等线" w:hAnsi="Arial" w:cs="Arial"/>
          <w:sz w:val="22"/>
        </w:rPr>
        <w:t>PDF</w:t>
      </w:r>
      <w:r>
        <w:rPr>
          <w:rFonts w:ascii="Arial" w:eastAsia="等线" w:hAnsi="Arial" w:cs="Arial"/>
          <w:sz w:val="22"/>
        </w:rPr>
        <w:t>的能力、运行代码的能力。</w:t>
      </w:r>
    </w:p>
    <w:p w14:paraId="47EF03AA" w14:textId="77777777" w:rsidR="00394EDE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记忆（</w:t>
      </w:r>
      <w:r>
        <w:rPr>
          <w:rFonts w:ascii="Arial" w:eastAsia="等线" w:hAnsi="Arial" w:cs="Arial"/>
          <w:sz w:val="22"/>
        </w:rPr>
        <w:t>Memory</w:t>
      </w:r>
      <w:r>
        <w:rPr>
          <w:rFonts w:ascii="Arial" w:eastAsia="等线" w:hAnsi="Arial" w:cs="Arial"/>
          <w:sz w:val="22"/>
        </w:rPr>
        <w:t>）：它记住了你的偏好、你的项目背景、你过去的历史数据。</w:t>
      </w:r>
    </w:p>
    <w:p w14:paraId="376C68C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如果说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是电力，那么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就是电器（如冰箱、洗衣机），或者是工厂里的工人（如焊工、质检员）。它们专注解决某一类具体的问题，并且越做越熟练。</w:t>
      </w:r>
    </w:p>
    <w:p w14:paraId="54FD445B" w14:textId="77777777" w:rsidR="00394EDE" w:rsidRDefault="00000000">
      <w:pPr>
        <w:spacing w:before="300" w:after="120" w:line="288" w:lineRule="auto"/>
        <w:jc w:val="left"/>
        <w:outlineLvl w:val="2"/>
      </w:pPr>
      <w:bookmarkStart w:id="11" w:name="heading_8"/>
      <w:r>
        <w:rPr>
          <w:rFonts w:ascii="Arial" w:eastAsia="等线" w:hAnsi="Arial" w:cs="Arial"/>
          <w:b/>
          <w:sz w:val="30"/>
        </w:rPr>
        <w:t>工作流：任务路径，像生产线</w:t>
      </w:r>
      <w:bookmarkEnd w:id="11"/>
    </w:p>
    <w:p w14:paraId="133446A1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有了电（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），有了机器（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），工厂就能运转了吗？还不行。如果机器乱放，工人乱跑，生产出来的只能是废品。</w:t>
      </w:r>
    </w:p>
    <w:p w14:paraId="578653B9" w14:textId="77777777" w:rsidR="00394EDE" w:rsidRDefault="00000000">
      <w:pPr>
        <w:spacing w:before="120" w:after="120" w:line="288" w:lineRule="auto"/>
        <w:jc w:val="left"/>
        <w:rPr>
          <w:ins w:id="12" w:author="慧敏" w:date="2026-01-15T15:11:00Z" w16du:dateUtc="2026-01-15T07:11:00Z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你需要把这些机器和工人，按照特定的顺序组织起来，形成一条生产线。这就是工作流（</w:t>
      </w:r>
      <w:r>
        <w:rPr>
          <w:rFonts w:ascii="Arial" w:eastAsia="等线" w:hAnsi="Arial" w:cs="Arial"/>
          <w:sz w:val="22"/>
        </w:rPr>
        <w:t>Workflow</w:t>
      </w:r>
      <w:r>
        <w:rPr>
          <w:rFonts w:ascii="Arial" w:eastAsia="等线" w:hAnsi="Arial" w:cs="Arial"/>
          <w:sz w:val="22"/>
        </w:rPr>
        <w:t>）。</w:t>
      </w:r>
    </w:p>
    <w:p w14:paraId="75399E27" w14:textId="77777777" w:rsidR="004F2EE7" w:rsidRDefault="004F2EE7">
      <w:pPr>
        <w:spacing w:before="120" w:after="120" w:line="288" w:lineRule="auto"/>
        <w:jc w:val="left"/>
        <w:rPr>
          <w:rFonts w:hint="eastAsia"/>
        </w:rPr>
      </w:pPr>
      <w:commentRangeStart w:id="13"/>
      <w:commentRangeEnd w:id="13"/>
      <w:ins w:id="14" w:author="慧敏" w:date="2026-01-15T15:11:00Z" w16du:dateUtc="2026-01-15T07:11:00Z">
        <w:r>
          <w:rPr>
            <w:rStyle w:val="a7"/>
          </w:rPr>
          <w:commentReference w:id="13"/>
        </w:r>
      </w:ins>
    </w:p>
    <w:p w14:paraId="5746B3C0" w14:textId="77777777" w:rsidR="00394EDE" w:rsidRDefault="00000000">
      <w:pPr>
        <w:spacing w:before="120" w:after="120" w:line="288" w:lineRule="auto"/>
        <w:jc w:val="left"/>
      </w:pPr>
      <w:commentRangeStart w:id="15"/>
      <w:r>
        <w:rPr>
          <w:rFonts w:ascii="Arial" w:eastAsia="等线" w:hAnsi="Arial" w:cs="Arial"/>
          <w:sz w:val="22"/>
        </w:rPr>
        <w:t>工作流定义了任务的流转路径，举个例子：</w:t>
      </w:r>
    </w:p>
    <w:p w14:paraId="4E6ABAE5" w14:textId="77777777" w:rsidR="00394EDE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第一步，由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信息收集</w:t>
      </w:r>
      <w:r>
        <w:rPr>
          <w:rFonts w:ascii="Arial" w:eastAsia="等线" w:hAnsi="Arial" w:cs="Arial"/>
          <w:sz w:val="22"/>
        </w:rPr>
        <w:t>Agent”</w:t>
      </w:r>
      <w:r>
        <w:rPr>
          <w:rFonts w:ascii="Arial" w:eastAsia="等线" w:hAnsi="Arial" w:cs="Arial"/>
          <w:sz w:val="22"/>
        </w:rPr>
        <w:t>从网上抓取最新的行业新闻（输入）。</w:t>
      </w:r>
    </w:p>
    <w:p w14:paraId="6F90BD7A" w14:textId="77777777" w:rsidR="00394EDE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第二步，将抓取到的内容传递给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内容清洗</w:t>
      </w:r>
      <w:r>
        <w:rPr>
          <w:rFonts w:ascii="Arial" w:eastAsia="等线" w:hAnsi="Arial" w:cs="Arial"/>
          <w:sz w:val="22"/>
        </w:rPr>
        <w:t>Agent”</w:t>
      </w:r>
      <w:r>
        <w:rPr>
          <w:rFonts w:ascii="Arial" w:eastAsia="等线" w:hAnsi="Arial" w:cs="Arial"/>
          <w:sz w:val="22"/>
        </w:rPr>
        <w:t>，去掉广告和无关信息（处理）。</w:t>
      </w:r>
    </w:p>
    <w:p w14:paraId="1EC1ECCE" w14:textId="77777777" w:rsidR="00394EDE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第三步，交给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摘要生成</w:t>
      </w:r>
      <w:r>
        <w:rPr>
          <w:rFonts w:ascii="Arial" w:eastAsia="等线" w:hAnsi="Arial" w:cs="Arial"/>
          <w:sz w:val="22"/>
        </w:rPr>
        <w:t>Agent”</w:t>
      </w:r>
      <w:r>
        <w:rPr>
          <w:rFonts w:ascii="Arial" w:eastAsia="等线" w:hAnsi="Arial" w:cs="Arial"/>
          <w:sz w:val="22"/>
        </w:rPr>
        <w:t>，提炼出核心观点（加工）。</w:t>
      </w:r>
    </w:p>
    <w:p w14:paraId="10A65B81" w14:textId="77777777" w:rsidR="00394EDE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第四步，最后由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排版</w:t>
      </w:r>
      <w:r>
        <w:rPr>
          <w:rFonts w:ascii="Arial" w:eastAsia="等线" w:hAnsi="Arial" w:cs="Arial"/>
          <w:sz w:val="22"/>
        </w:rPr>
        <w:t>Agent”</w:t>
      </w:r>
      <w:r>
        <w:rPr>
          <w:rFonts w:ascii="Arial" w:eastAsia="等线" w:hAnsi="Arial" w:cs="Arial"/>
          <w:sz w:val="22"/>
        </w:rPr>
        <w:t>生成一张精美的日报图片，发送到你的邮箱（输出）。</w:t>
      </w:r>
      <w:commentRangeEnd w:id="15"/>
      <w:r w:rsidR="004F2EE7">
        <w:rPr>
          <w:rStyle w:val="a7"/>
        </w:rPr>
        <w:commentReference w:id="15"/>
      </w:r>
    </w:p>
    <w:p w14:paraId="59110DF9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在这个过程中，每一个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只负责自己最擅长的那一小块，而工作</w:t>
      </w:r>
      <w:proofErr w:type="gramStart"/>
      <w:r>
        <w:rPr>
          <w:rFonts w:ascii="Arial" w:eastAsia="等线" w:hAnsi="Arial" w:cs="Arial"/>
          <w:sz w:val="22"/>
        </w:rPr>
        <w:t>流负责</w:t>
      </w:r>
      <w:proofErr w:type="gramEnd"/>
      <w:r>
        <w:rPr>
          <w:rFonts w:ascii="Arial" w:eastAsia="等线" w:hAnsi="Arial" w:cs="Arial"/>
          <w:sz w:val="22"/>
        </w:rPr>
        <w:t>把它们串联起来，确保信息像流水一样顺畅地流转。</w:t>
      </w:r>
    </w:p>
    <w:p w14:paraId="7E51E671" w14:textId="77777777" w:rsidR="00394EDE" w:rsidRDefault="00000000">
      <w:pPr>
        <w:spacing w:before="120" w:after="120" w:line="288" w:lineRule="auto"/>
        <w:jc w:val="left"/>
      </w:pPr>
      <w:commentRangeStart w:id="16"/>
      <w:r>
        <w:rPr>
          <w:rFonts w:ascii="Arial" w:eastAsia="等线" w:hAnsi="Arial" w:cs="Arial"/>
          <w:sz w:val="22"/>
        </w:rPr>
        <w:t>总结一下：</w:t>
      </w:r>
    </w:p>
    <w:p w14:paraId="270266DA" w14:textId="77777777" w:rsidR="00394EDE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AI = </w:t>
      </w:r>
      <w:r>
        <w:rPr>
          <w:rFonts w:ascii="Arial" w:eastAsia="等线" w:hAnsi="Arial" w:cs="Arial"/>
          <w:sz w:val="22"/>
        </w:rPr>
        <w:t>电力（提供基础能力）</w:t>
      </w:r>
    </w:p>
    <w:p w14:paraId="22307EF5" w14:textId="77777777" w:rsidR="00394EDE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Agent = </w:t>
      </w:r>
      <w:r>
        <w:rPr>
          <w:rFonts w:ascii="Arial" w:eastAsia="等线" w:hAnsi="Arial" w:cs="Arial"/>
          <w:sz w:val="22"/>
        </w:rPr>
        <w:t>工人（具备特定技能的角色）</w:t>
      </w:r>
    </w:p>
    <w:p w14:paraId="3983349A" w14:textId="77777777" w:rsidR="00394EDE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工作流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Arial" w:eastAsia="等线" w:hAnsi="Arial" w:cs="Arial"/>
          <w:sz w:val="22"/>
        </w:rPr>
        <w:t>生产线（完成复杂任务的路径）</w:t>
      </w:r>
      <w:commentRangeEnd w:id="16"/>
      <w:r w:rsidR="004F2EE7">
        <w:rPr>
          <w:rStyle w:val="a7"/>
        </w:rPr>
        <w:commentReference w:id="16"/>
      </w:r>
    </w:p>
    <w:p w14:paraId="7985C93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只有当你开始思考如何搭建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生产线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，而不是仅仅思考如何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用电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时，你的效率才会发生质的飞跃。</w:t>
      </w:r>
    </w:p>
    <w:p w14:paraId="1C862C70" w14:textId="77777777" w:rsidR="00394EDE" w:rsidRDefault="00000000">
      <w:pPr>
        <w:spacing w:before="320" w:after="120" w:line="288" w:lineRule="auto"/>
        <w:jc w:val="left"/>
        <w:outlineLvl w:val="1"/>
      </w:pPr>
      <w:bookmarkStart w:id="17" w:name="heading_9"/>
      <w:r>
        <w:rPr>
          <w:rFonts w:ascii="Arial" w:eastAsia="等线" w:hAnsi="Arial" w:cs="Arial"/>
          <w:b/>
          <w:sz w:val="32"/>
        </w:rPr>
        <w:lastRenderedPageBreak/>
        <w:t xml:space="preserve">1.2 </w:t>
      </w:r>
      <w:r>
        <w:rPr>
          <w:rFonts w:ascii="Arial" w:eastAsia="等线" w:hAnsi="Arial" w:cs="Arial"/>
          <w:b/>
          <w:sz w:val="32"/>
        </w:rPr>
        <w:t>为何说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使用方式会决定你的产出上限</w:t>
      </w:r>
      <w:bookmarkEnd w:id="17"/>
    </w:p>
    <w:p w14:paraId="6263812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理解了这三个概念，我们再来看看大多数人是怎么用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的，以及为什么这种方式限制了他们的产出上限。</w:t>
      </w:r>
    </w:p>
    <w:p w14:paraId="1E5EA56A" w14:textId="77777777" w:rsidR="00394EDE" w:rsidRDefault="00000000">
      <w:pPr>
        <w:spacing w:before="300" w:after="120" w:line="288" w:lineRule="auto"/>
        <w:jc w:val="left"/>
        <w:outlineLvl w:val="2"/>
      </w:pPr>
      <w:bookmarkStart w:id="18" w:name="heading_10"/>
      <w:r>
        <w:rPr>
          <w:rFonts w:ascii="Arial" w:eastAsia="等线" w:hAnsi="Arial" w:cs="Arial"/>
          <w:b/>
          <w:sz w:val="30"/>
        </w:rPr>
        <w:t>方式</w:t>
      </w:r>
      <w:r>
        <w:rPr>
          <w:rFonts w:ascii="Arial" w:eastAsia="等线" w:hAnsi="Arial" w:cs="Arial"/>
          <w:b/>
          <w:sz w:val="30"/>
        </w:rPr>
        <w:t>A</w:t>
      </w:r>
      <w:r>
        <w:rPr>
          <w:rFonts w:ascii="Arial" w:eastAsia="等线" w:hAnsi="Arial" w:cs="Arial"/>
          <w:b/>
          <w:sz w:val="30"/>
        </w:rPr>
        <w:t>：单点交互（手工作坊）</w:t>
      </w:r>
      <w:bookmarkEnd w:id="18"/>
    </w:p>
    <w:p w14:paraId="2FFC8ABB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这是目前</w:t>
      </w:r>
      <w:r>
        <w:rPr>
          <w:rFonts w:ascii="Arial" w:eastAsia="等线" w:hAnsi="Arial" w:cs="Arial"/>
          <w:sz w:val="22"/>
        </w:rPr>
        <w:t>90%</w:t>
      </w:r>
      <w:r>
        <w:rPr>
          <w:rFonts w:ascii="Arial" w:eastAsia="等线" w:hAnsi="Arial" w:cs="Arial"/>
          <w:sz w:val="22"/>
        </w:rPr>
        <w:t>的人使用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的方式。遇到一个问题，打开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的对话框，输入一段话，等待回复。如果不满意，再追问，再等待。</w:t>
      </w:r>
    </w:p>
    <w:p w14:paraId="0662FCC2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这种方式的本质是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人肉路由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。你就是那个路由器，你负责把任务拆解，你负责判断结果好坏，你负责把上一步的结果复制粘贴到下一步。</w:t>
      </w:r>
    </w:p>
    <w:p w14:paraId="1E874345" w14:textId="77777777" w:rsidR="00394EDE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效率公式：产出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Arial" w:eastAsia="等线" w:hAnsi="Arial" w:cs="Arial"/>
          <w:sz w:val="22"/>
        </w:rPr>
        <w:t>个人实时操作时间</w:t>
      </w:r>
      <w:r>
        <w:rPr>
          <w:rFonts w:ascii="Arial" w:eastAsia="等线" w:hAnsi="Arial" w:cs="Arial"/>
          <w:sz w:val="22"/>
        </w:rPr>
        <w:t xml:space="preserve"> × AI</w:t>
      </w:r>
      <w:r>
        <w:rPr>
          <w:rFonts w:ascii="Arial" w:eastAsia="等线" w:hAnsi="Arial" w:cs="Arial"/>
          <w:sz w:val="22"/>
        </w:rPr>
        <w:t>响应速度</w:t>
      </w:r>
    </w:p>
    <w:p w14:paraId="462C68A9" w14:textId="77777777" w:rsidR="00394EDE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局限性：你的时间和精力是线性的。你一天不睡觉也只能</w:t>
      </w:r>
      <w:proofErr w:type="gramStart"/>
      <w:r>
        <w:rPr>
          <w:rFonts w:ascii="Arial" w:eastAsia="等线" w:hAnsi="Arial" w:cs="Arial"/>
          <w:sz w:val="22"/>
        </w:rPr>
        <w:t>聊那么</w:t>
      </w:r>
      <w:proofErr w:type="gramEnd"/>
      <w:r>
        <w:rPr>
          <w:rFonts w:ascii="Arial" w:eastAsia="等线" w:hAnsi="Arial" w:cs="Arial"/>
          <w:sz w:val="22"/>
        </w:rPr>
        <w:t>多句。而且，这种方式极度依赖你当下的状态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如果你今天累了，或者提示词没写好，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的输出质量就会直线下降。</w:t>
      </w:r>
    </w:p>
    <w:p w14:paraId="30B7F6E2" w14:textId="77777777" w:rsidR="00394EDE" w:rsidRDefault="00000000">
      <w:pPr>
        <w:spacing w:before="300" w:after="120" w:line="288" w:lineRule="auto"/>
        <w:jc w:val="left"/>
        <w:outlineLvl w:val="2"/>
      </w:pPr>
      <w:bookmarkStart w:id="19" w:name="heading_11"/>
      <w:r>
        <w:rPr>
          <w:rFonts w:ascii="Arial" w:eastAsia="等线" w:hAnsi="Arial" w:cs="Arial"/>
          <w:b/>
          <w:sz w:val="30"/>
        </w:rPr>
        <w:t>方式</w:t>
      </w:r>
      <w:r>
        <w:rPr>
          <w:rFonts w:ascii="Arial" w:eastAsia="等线" w:hAnsi="Arial" w:cs="Arial"/>
          <w:b/>
          <w:sz w:val="30"/>
        </w:rPr>
        <w:t>B</w:t>
      </w:r>
      <w:r>
        <w:rPr>
          <w:rFonts w:ascii="Arial" w:eastAsia="等线" w:hAnsi="Arial" w:cs="Arial"/>
          <w:b/>
          <w:sz w:val="30"/>
        </w:rPr>
        <w:t>：工作流交互（智能工厂）</w:t>
      </w:r>
      <w:bookmarkEnd w:id="19"/>
    </w:p>
    <w:p w14:paraId="1C870DA0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这是本书倡导的方式。你不再直接跳进具体的任务里，而是退后一步，先设计流程。</w:t>
      </w:r>
    </w:p>
    <w:p w14:paraId="04227E95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你花时间去定义每一个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的角色，去调试它们之间的接口，去编写自动化的脚本。一旦这个系统搭建完成，你只需要按一下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键，它就能自动运转，甚至在你睡觉的时候也在工作。</w:t>
      </w:r>
    </w:p>
    <w:p w14:paraId="3A5ECA3C" w14:textId="77777777" w:rsidR="00394EDE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效率公式：产出</w:t>
      </w:r>
      <w:r>
        <w:rPr>
          <w:rFonts w:ascii="Arial" w:eastAsia="等线" w:hAnsi="Arial" w:cs="Arial"/>
          <w:sz w:val="22"/>
        </w:rPr>
        <w:t xml:space="preserve"> = (Agent</w:t>
      </w:r>
      <w:r>
        <w:rPr>
          <w:rFonts w:ascii="Arial" w:eastAsia="等线" w:hAnsi="Arial" w:cs="Arial"/>
          <w:sz w:val="22"/>
        </w:rPr>
        <w:t>组合</w:t>
      </w:r>
      <w:r>
        <w:rPr>
          <w:rFonts w:ascii="Arial" w:eastAsia="等线" w:hAnsi="Arial" w:cs="Arial"/>
          <w:sz w:val="22"/>
        </w:rPr>
        <w:t xml:space="preserve"> × </w:t>
      </w:r>
      <w:r>
        <w:rPr>
          <w:rFonts w:ascii="Arial" w:eastAsia="等线" w:hAnsi="Arial" w:cs="Arial"/>
          <w:sz w:val="22"/>
        </w:rPr>
        <w:t>流程编排</w:t>
      </w:r>
      <w:r>
        <w:rPr>
          <w:rFonts w:ascii="Arial" w:eastAsia="等线" w:hAnsi="Arial" w:cs="Arial"/>
          <w:sz w:val="22"/>
        </w:rPr>
        <w:t xml:space="preserve">) ^ </w:t>
      </w:r>
      <w:r>
        <w:rPr>
          <w:rFonts w:ascii="Arial" w:eastAsia="等线" w:hAnsi="Arial" w:cs="Arial"/>
          <w:sz w:val="22"/>
        </w:rPr>
        <w:t>复用次数</w:t>
      </w:r>
    </w:p>
    <w:p w14:paraId="61812ACC" w14:textId="77777777" w:rsidR="00394EDE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优势：</w:t>
      </w:r>
    </w:p>
    <w:p w14:paraId="3353CD7F" w14:textId="77777777" w:rsidR="00394EDE" w:rsidRDefault="0000000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可复用：今天搭建的流程，明天、下个月、明年都能用。</w:t>
      </w:r>
    </w:p>
    <w:p w14:paraId="30FF3E81" w14:textId="77777777" w:rsidR="00394EDE" w:rsidRDefault="00000000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可扩展：想增加产量？多开几个并发进程就行，不需要你多长几个脑袋。</w:t>
      </w:r>
    </w:p>
    <w:p w14:paraId="4B0DABA3" w14:textId="77777777" w:rsidR="00394EDE" w:rsidRDefault="00000000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质量稳定：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会严格按照你的</w:t>
      </w:r>
      <w:r>
        <w:rPr>
          <w:rFonts w:ascii="Arial" w:eastAsia="等线" w:hAnsi="Arial" w:cs="Arial"/>
          <w:sz w:val="22"/>
        </w:rPr>
        <w:t>SOP</w:t>
      </w:r>
      <w:r>
        <w:rPr>
          <w:rFonts w:ascii="Arial" w:eastAsia="等线" w:hAnsi="Arial" w:cs="Arial"/>
          <w:sz w:val="22"/>
        </w:rPr>
        <w:t>（标准作业程序）执行，不会因为心情不好而偷懒。</w:t>
      </w:r>
    </w:p>
    <w:p w14:paraId="667E5EB5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单点交互是做加法，工作流交互是做乘法。</w:t>
      </w:r>
    </w:p>
    <w:p w14:paraId="1904456F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如果你只是想写一封邮件，单点交互够用了。但如果你想每天自动筛选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条新闻、每周自动生成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份</w:t>
      </w:r>
      <w:proofErr w:type="gramStart"/>
      <w:r>
        <w:rPr>
          <w:rFonts w:ascii="Arial" w:eastAsia="等线" w:hAnsi="Arial" w:cs="Arial"/>
          <w:sz w:val="22"/>
        </w:rPr>
        <w:t>竞品分析</w:t>
      </w:r>
      <w:proofErr w:type="gramEnd"/>
      <w:r>
        <w:rPr>
          <w:rFonts w:ascii="Arial" w:eastAsia="等线" w:hAnsi="Arial" w:cs="Arial"/>
          <w:sz w:val="22"/>
        </w:rPr>
        <w:t>报告、每月自动复盘全公司的销售数据，那么工作流是你唯一的选择。</w:t>
      </w:r>
    </w:p>
    <w:p w14:paraId="53E87A95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在接下来的章节中，我们将不再讨论如何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写一个更好的</w:t>
      </w:r>
      <w:r>
        <w:rPr>
          <w:rFonts w:ascii="Arial" w:eastAsia="等线" w:hAnsi="Arial" w:cs="Arial"/>
          <w:sz w:val="22"/>
        </w:rPr>
        <w:t>Prompt”</w:t>
      </w:r>
      <w:r>
        <w:rPr>
          <w:rFonts w:ascii="Arial" w:eastAsia="等线" w:hAnsi="Arial" w:cs="Arial"/>
          <w:sz w:val="22"/>
        </w:rPr>
        <w:t>，而是聚焦于如何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设计一个更优的</w:t>
      </w:r>
      <w:r>
        <w:rPr>
          <w:rFonts w:ascii="Arial" w:eastAsia="等线" w:hAnsi="Arial" w:cs="Arial"/>
          <w:sz w:val="22"/>
        </w:rPr>
        <w:t>Workflow”</w:t>
      </w:r>
      <w:r>
        <w:rPr>
          <w:rFonts w:ascii="Arial" w:eastAsia="等线" w:hAnsi="Arial" w:cs="Arial"/>
          <w:sz w:val="22"/>
        </w:rPr>
        <w:t>。因为在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时代，你的设计能力，就是你的生产力。</w:t>
      </w:r>
    </w:p>
    <w:p w14:paraId="18B37601" w14:textId="77777777" w:rsidR="00394EDE" w:rsidRDefault="00000000">
      <w:pPr>
        <w:spacing w:before="320" w:after="120" w:line="288" w:lineRule="auto"/>
        <w:jc w:val="left"/>
        <w:outlineLvl w:val="1"/>
      </w:pPr>
      <w:bookmarkStart w:id="20" w:name="heading_12"/>
      <w:r>
        <w:rPr>
          <w:rFonts w:ascii="Arial" w:eastAsia="等线" w:hAnsi="Arial" w:cs="Arial"/>
          <w:b/>
          <w:sz w:val="32"/>
        </w:rPr>
        <w:t>1.3 Agent</w:t>
      </w:r>
      <w:r>
        <w:rPr>
          <w:rFonts w:ascii="Arial" w:eastAsia="等线" w:hAnsi="Arial" w:cs="Arial"/>
          <w:b/>
          <w:sz w:val="32"/>
        </w:rPr>
        <w:t>产品与</w:t>
      </w:r>
      <w:r>
        <w:rPr>
          <w:rFonts w:ascii="Arial" w:eastAsia="等线" w:hAnsi="Arial" w:cs="Arial"/>
          <w:b/>
          <w:sz w:val="32"/>
        </w:rPr>
        <w:t>Agent</w:t>
      </w:r>
      <w:r>
        <w:rPr>
          <w:rFonts w:ascii="Arial" w:eastAsia="等线" w:hAnsi="Arial" w:cs="Arial"/>
          <w:b/>
          <w:sz w:val="32"/>
        </w:rPr>
        <w:t>开发平台有何区别</w:t>
      </w:r>
      <w:bookmarkEnd w:id="20"/>
    </w:p>
    <w:p w14:paraId="37C2CFF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当我们决定开始使用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时，市场上琳琅满目的选择往往让人眼花缭乱。简单来说，我们可以把它们分为两类：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产品和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开发平台。理解它们的区别，就</w:t>
      </w:r>
      <w:proofErr w:type="gramStart"/>
      <w:r>
        <w:rPr>
          <w:rFonts w:ascii="Arial" w:eastAsia="等线" w:hAnsi="Arial" w:cs="Arial"/>
          <w:sz w:val="22"/>
        </w:rPr>
        <w:t>像理解</w:t>
      </w:r>
      <w:proofErr w:type="gramEnd"/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去餐厅点菜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进厨房做饭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的区别一样重要。</w:t>
      </w:r>
    </w:p>
    <w:p w14:paraId="47B11B22" w14:textId="77777777" w:rsidR="00394EDE" w:rsidRDefault="00000000">
      <w:pPr>
        <w:spacing w:before="300" w:after="120" w:line="288" w:lineRule="auto"/>
        <w:jc w:val="left"/>
        <w:outlineLvl w:val="2"/>
      </w:pPr>
      <w:bookmarkStart w:id="21" w:name="heading_13"/>
      <w:r>
        <w:rPr>
          <w:rFonts w:ascii="Arial" w:eastAsia="等线" w:hAnsi="Arial" w:cs="Arial"/>
          <w:b/>
          <w:sz w:val="30"/>
        </w:rPr>
        <w:t>Agent</w:t>
      </w:r>
      <w:r>
        <w:rPr>
          <w:rFonts w:ascii="Arial" w:eastAsia="等线" w:hAnsi="Arial" w:cs="Arial"/>
          <w:b/>
          <w:sz w:val="30"/>
        </w:rPr>
        <w:t>产品：开箱即用的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成品菜</w:t>
      </w:r>
      <w:r>
        <w:rPr>
          <w:rFonts w:ascii="Arial" w:eastAsia="等线" w:hAnsi="Arial" w:cs="Arial"/>
          <w:b/>
          <w:sz w:val="30"/>
        </w:rPr>
        <w:t>”</w:t>
      </w:r>
      <w:bookmarkEnd w:id="21"/>
    </w:p>
    <w:p w14:paraId="706AD079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你可能已经在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GPTs</w:t>
      </w:r>
      <w:r>
        <w:rPr>
          <w:rFonts w:ascii="Arial" w:eastAsia="等线" w:hAnsi="Arial" w:cs="Arial"/>
          <w:sz w:val="22"/>
        </w:rPr>
        <w:t>商店，或者豆包、</w:t>
      </w:r>
      <w:r>
        <w:rPr>
          <w:rFonts w:ascii="Arial" w:eastAsia="等线" w:hAnsi="Arial" w:cs="Arial"/>
          <w:sz w:val="22"/>
        </w:rPr>
        <w:t>Kimi</w:t>
      </w:r>
      <w:r>
        <w:rPr>
          <w:rFonts w:ascii="Arial" w:eastAsia="等线" w:hAnsi="Arial" w:cs="Arial"/>
          <w:sz w:val="22"/>
        </w:rPr>
        <w:t>的智能体中心里，看到过各种各样的</w:t>
      </w:r>
      <w:r>
        <w:rPr>
          <w:rFonts w:ascii="Arial" w:eastAsia="等线" w:hAnsi="Arial" w:cs="Arial"/>
          <w:sz w:val="22"/>
        </w:rPr>
        <w:t>Bot</w:t>
      </w:r>
      <w:r>
        <w:rPr>
          <w:rFonts w:ascii="Arial" w:eastAsia="等线" w:hAnsi="Arial" w:cs="Arial"/>
          <w:sz w:val="22"/>
        </w:rPr>
        <w:t>。比如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小红书文案生成器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卡通头像生成器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塔罗牌占卜师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。这些就是典型的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产品。</w:t>
      </w:r>
    </w:p>
    <w:p w14:paraId="4CCCAC1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它们的特点是开箱即用。开发者已经为你预设好了所有的提示词、技能和工作流。你只需要点击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开始对话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，就能直接享受服务。这就像去餐厅点一道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宫保鸡丁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，你不需要知道厨师是怎么炒的，也不需要自己准备食材，坐下吃就行。</w:t>
      </w:r>
    </w:p>
    <w:p w14:paraId="62F2CB31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优点：</w:t>
      </w:r>
    </w:p>
    <w:p w14:paraId="1769F2AA" w14:textId="77777777" w:rsidR="00394EDE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门槛极低：没有任何技术负担，会打字会拍照就能用。</w:t>
      </w:r>
    </w:p>
    <w:p w14:paraId="568F31C2" w14:textId="77777777" w:rsidR="00394EDE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快速验证：能迅速判断这个场景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能不能做，效果好不好。</w:t>
      </w:r>
    </w:p>
    <w:p w14:paraId="4E74BCB0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缺点：</w:t>
      </w:r>
    </w:p>
    <w:p w14:paraId="6F778446" w14:textId="77777777" w:rsidR="00394EDE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无法定制：如果这道菜太咸了（输出风格太严肃），或者你想加点辣（增加特定步骤），你很难调整。</w:t>
      </w:r>
    </w:p>
    <w:p w14:paraId="571A778D" w14:textId="77777777" w:rsidR="00394EDE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黑盒运行：你不知道它背后是怎么工作的，一旦出错，你不知道是哪里出了问题。</w:t>
      </w:r>
    </w:p>
    <w:p w14:paraId="2D693B75" w14:textId="77777777" w:rsidR="00394EDE" w:rsidRDefault="00000000">
      <w:pPr>
        <w:spacing w:before="300" w:after="120" w:line="288" w:lineRule="auto"/>
        <w:jc w:val="left"/>
        <w:outlineLvl w:val="2"/>
      </w:pPr>
      <w:bookmarkStart w:id="22" w:name="heading_14"/>
      <w:r>
        <w:rPr>
          <w:rFonts w:ascii="Arial" w:eastAsia="等线" w:hAnsi="Arial" w:cs="Arial"/>
          <w:b/>
          <w:sz w:val="30"/>
        </w:rPr>
        <w:t>Agent</w:t>
      </w:r>
      <w:r>
        <w:rPr>
          <w:rFonts w:ascii="Arial" w:eastAsia="等线" w:hAnsi="Arial" w:cs="Arial"/>
          <w:b/>
          <w:sz w:val="30"/>
        </w:rPr>
        <w:t>开发平台：丰俭由人的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预制菜厨房</w:t>
      </w:r>
      <w:r>
        <w:rPr>
          <w:rFonts w:ascii="Arial" w:eastAsia="等线" w:hAnsi="Arial" w:cs="Arial"/>
          <w:b/>
          <w:sz w:val="30"/>
        </w:rPr>
        <w:t>”</w:t>
      </w:r>
      <w:bookmarkEnd w:id="22"/>
    </w:p>
    <w:p w14:paraId="391ACC2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如果你发现市面上的成品都不能完美满足你的需求，或者你想把自己的独门秘籍变成工具，那么你需要的就是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开发平台。</w:t>
      </w:r>
    </w:p>
    <w:p w14:paraId="54179790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典型的代表有字节跳动的</w:t>
      </w:r>
      <w:proofErr w:type="spellStart"/>
      <w:r>
        <w:rPr>
          <w:rFonts w:ascii="Arial" w:eastAsia="等线" w:hAnsi="Arial" w:cs="Arial"/>
          <w:sz w:val="22"/>
        </w:rPr>
        <w:t>Coze</w:t>
      </w:r>
      <w:proofErr w:type="spellEnd"/>
      <w:r>
        <w:rPr>
          <w:rFonts w:ascii="Arial" w:eastAsia="等线" w:hAnsi="Arial" w:cs="Arial"/>
          <w:sz w:val="22"/>
        </w:rPr>
        <w:t>（扣子）、工作流自动化神器</w:t>
      </w:r>
      <w:r>
        <w:rPr>
          <w:rFonts w:ascii="Arial" w:eastAsia="等线" w:hAnsi="Arial" w:cs="Arial"/>
          <w:sz w:val="22"/>
        </w:rPr>
        <w:t>n8n</w:t>
      </w:r>
      <w:r>
        <w:rPr>
          <w:rFonts w:ascii="Arial" w:eastAsia="等线" w:hAnsi="Arial" w:cs="Arial"/>
          <w:sz w:val="22"/>
        </w:rPr>
        <w:t>，以及</w:t>
      </w:r>
      <w:r>
        <w:rPr>
          <w:rFonts w:ascii="Arial" w:eastAsia="等线" w:hAnsi="Arial" w:cs="Arial"/>
          <w:sz w:val="22"/>
        </w:rPr>
        <w:t>OpenAI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GPTs Builder</w:t>
      </w:r>
      <w:r>
        <w:rPr>
          <w:rFonts w:ascii="Arial" w:eastAsia="等线" w:hAnsi="Arial" w:cs="Arial"/>
          <w:sz w:val="22"/>
        </w:rPr>
        <w:t>。</w:t>
      </w:r>
    </w:p>
    <w:p w14:paraId="281E5883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在这些平台上，你就是主厨。你可以：</w:t>
      </w:r>
    </w:p>
    <w:p w14:paraId="2F367454" w14:textId="77777777" w:rsidR="00394EDE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自定义人设：给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写一段几千字的详细岗位说明书。</w:t>
      </w:r>
    </w:p>
    <w:p w14:paraId="57199314" w14:textId="77777777" w:rsidR="00394EDE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挂载知识库：上传你公司内部的</w:t>
      </w:r>
      <w:r>
        <w:rPr>
          <w:rFonts w:ascii="Arial" w:eastAsia="等线" w:hAnsi="Arial" w:cs="Arial"/>
          <w:sz w:val="22"/>
        </w:rPr>
        <w:t>PDF</w:t>
      </w:r>
      <w:r>
        <w:rPr>
          <w:rFonts w:ascii="Arial" w:eastAsia="等线" w:hAnsi="Arial" w:cs="Arial"/>
          <w:sz w:val="22"/>
        </w:rPr>
        <w:t>文档、</w:t>
      </w:r>
      <w:r>
        <w:rPr>
          <w:rFonts w:ascii="Arial" w:eastAsia="等线" w:hAnsi="Arial" w:cs="Arial"/>
          <w:sz w:val="22"/>
        </w:rPr>
        <w:t>Excel</w:t>
      </w:r>
      <w:r>
        <w:rPr>
          <w:rFonts w:ascii="Arial" w:eastAsia="等线" w:hAnsi="Arial" w:cs="Arial"/>
          <w:sz w:val="22"/>
        </w:rPr>
        <w:t>表格，让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基于私有数据回答。</w:t>
      </w:r>
    </w:p>
    <w:p w14:paraId="0B2C5AEF" w14:textId="77777777" w:rsidR="00394EDE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配置工作流：像搭积木一样，把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搜索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大模型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代码运行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“API</w:t>
      </w:r>
      <w:r>
        <w:rPr>
          <w:rFonts w:ascii="Arial" w:eastAsia="等线" w:hAnsi="Arial" w:cs="Arial"/>
          <w:sz w:val="22"/>
        </w:rPr>
        <w:t>调用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等模块串联起来。</w:t>
      </w:r>
    </w:p>
    <w:p w14:paraId="3FA92F2F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优点：</w:t>
      </w:r>
    </w:p>
    <w:p w14:paraId="5883E5EE" w14:textId="77777777" w:rsidR="00394EDE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高度定制：完全按照你的业务逻辑来设计，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契合你的需求。</w:t>
      </w:r>
    </w:p>
    <w:p w14:paraId="5718BCB7" w14:textId="77777777" w:rsidR="00394EDE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能力强大：可以调用外部工具（如飞书、钉钉、</w:t>
      </w:r>
      <w:r>
        <w:rPr>
          <w:rFonts w:ascii="Arial" w:eastAsia="等线" w:hAnsi="Arial" w:cs="Arial"/>
          <w:sz w:val="22"/>
        </w:rPr>
        <w:t>Notion</w:t>
      </w:r>
      <w:r>
        <w:rPr>
          <w:rFonts w:ascii="Arial" w:eastAsia="等线" w:hAnsi="Arial" w:cs="Arial"/>
          <w:sz w:val="22"/>
        </w:rPr>
        <w:t>），实现真正的自动化。</w:t>
      </w:r>
    </w:p>
    <w:p w14:paraId="6B0CAFD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缺点：</w:t>
      </w:r>
    </w:p>
    <w:p w14:paraId="60C2B281" w14:textId="77777777" w:rsidR="00394EDE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有学习门槛：需要你具备一定的逻辑思维能力，甚至一点点编程知识（虽然大部分是低代码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无代码）。</w:t>
      </w:r>
    </w:p>
    <w:p w14:paraId="2846F22E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对于初学者，我建议先从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产品入手，找找感觉；但如果你想真正实现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效率倍增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，最终必须掌握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开发平台，打造属于你自己的专属兵器。</w:t>
      </w:r>
    </w:p>
    <w:p w14:paraId="44C59717" w14:textId="77777777" w:rsidR="00394EDE" w:rsidRDefault="00000000">
      <w:pPr>
        <w:spacing w:before="320" w:after="120" w:line="288" w:lineRule="auto"/>
        <w:jc w:val="left"/>
        <w:outlineLvl w:val="1"/>
      </w:pPr>
      <w:bookmarkStart w:id="23" w:name="heading_15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主流的</w:t>
      </w:r>
      <w:r>
        <w:rPr>
          <w:rFonts w:ascii="Arial" w:eastAsia="等线" w:hAnsi="Arial" w:cs="Arial"/>
          <w:b/>
          <w:sz w:val="32"/>
        </w:rPr>
        <w:t>Agent</w:t>
      </w:r>
      <w:r>
        <w:rPr>
          <w:rFonts w:ascii="Arial" w:eastAsia="等线" w:hAnsi="Arial" w:cs="Arial"/>
          <w:b/>
          <w:sz w:val="32"/>
        </w:rPr>
        <w:t>开发平台怎么选</w:t>
      </w:r>
      <w:bookmarkEnd w:id="23"/>
    </w:p>
    <w:p w14:paraId="6B423906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既然要进厨房，选一套顺手的厨具就</w:t>
      </w:r>
      <w:proofErr w:type="gramStart"/>
      <w:r>
        <w:rPr>
          <w:rFonts w:ascii="Arial" w:eastAsia="等线" w:hAnsi="Arial" w:cs="Arial"/>
          <w:sz w:val="22"/>
        </w:rPr>
        <w:t>很</w:t>
      </w:r>
      <w:proofErr w:type="gramEnd"/>
      <w:r>
        <w:rPr>
          <w:rFonts w:ascii="Arial" w:eastAsia="等线" w:hAnsi="Arial" w:cs="Arial"/>
          <w:sz w:val="22"/>
        </w:rPr>
        <w:t>关键。目前市面上主流的平台主要有三家，各有千秋。</w:t>
      </w:r>
    </w:p>
    <w:p w14:paraId="66929C0E" w14:textId="77777777" w:rsidR="00394EDE" w:rsidRDefault="00000000">
      <w:pPr>
        <w:spacing w:before="300" w:after="120" w:line="288" w:lineRule="auto"/>
        <w:jc w:val="left"/>
        <w:outlineLvl w:val="2"/>
      </w:pPr>
      <w:bookmarkStart w:id="24" w:name="heading_16"/>
      <w:proofErr w:type="spellStart"/>
      <w:r>
        <w:rPr>
          <w:rFonts w:ascii="Arial" w:eastAsia="等线" w:hAnsi="Arial" w:cs="Arial"/>
          <w:b/>
          <w:sz w:val="30"/>
        </w:rPr>
        <w:t>Coze</w:t>
      </w:r>
      <w:proofErr w:type="spellEnd"/>
      <w:r>
        <w:rPr>
          <w:rFonts w:ascii="Arial" w:eastAsia="等线" w:hAnsi="Arial" w:cs="Arial"/>
          <w:b/>
          <w:sz w:val="30"/>
        </w:rPr>
        <w:t>（扣子）：生态丰富的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超级市场</w:t>
      </w:r>
      <w:r>
        <w:rPr>
          <w:rFonts w:ascii="Arial" w:eastAsia="等线" w:hAnsi="Arial" w:cs="Arial"/>
          <w:b/>
          <w:sz w:val="30"/>
        </w:rPr>
        <w:t>”</w:t>
      </w:r>
      <w:bookmarkEnd w:id="24"/>
    </w:p>
    <w:p w14:paraId="2179AF1D" w14:textId="77777777" w:rsidR="00394EDE" w:rsidRDefault="00000000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Coze</w:t>
      </w:r>
      <w:proofErr w:type="spellEnd"/>
      <w:r>
        <w:rPr>
          <w:rFonts w:ascii="Arial" w:eastAsia="等线" w:hAnsi="Arial" w:cs="Arial"/>
          <w:sz w:val="22"/>
        </w:rPr>
        <w:t>是字节跳动推出的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应用开发平台。它的最大优势在于生态和易用性。</w:t>
      </w:r>
    </w:p>
    <w:p w14:paraId="543F9FD6" w14:textId="77777777" w:rsidR="00394EDE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插件丰富：</w:t>
      </w:r>
      <w:proofErr w:type="spellStart"/>
      <w:r>
        <w:rPr>
          <w:rFonts w:ascii="Arial" w:eastAsia="等线" w:hAnsi="Arial" w:cs="Arial"/>
          <w:sz w:val="22"/>
        </w:rPr>
        <w:t>Coze</w:t>
      </w:r>
      <w:proofErr w:type="spellEnd"/>
      <w:r>
        <w:rPr>
          <w:rFonts w:ascii="Arial" w:eastAsia="等线" w:hAnsi="Arial" w:cs="Arial"/>
          <w:sz w:val="22"/>
        </w:rPr>
        <w:t>内置了数以千计的插件，从新闻搜索、天气查询，到生成图片、分析股票，应有尽有。你不需要自己写代码，直接拖拽就能用。</w:t>
      </w:r>
    </w:p>
    <w:p w14:paraId="27E3A657" w14:textId="77777777" w:rsidR="00394EDE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发布便捷：做好的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，可以一键发布到飞书、</w:t>
      </w:r>
      <w:proofErr w:type="gramStart"/>
      <w:r>
        <w:rPr>
          <w:rFonts w:ascii="Arial" w:eastAsia="等线" w:hAnsi="Arial" w:cs="Arial"/>
          <w:sz w:val="22"/>
        </w:rPr>
        <w:t>微信公众号</w:t>
      </w:r>
      <w:proofErr w:type="gramEnd"/>
      <w:r>
        <w:rPr>
          <w:rFonts w:ascii="Arial" w:eastAsia="等线" w:hAnsi="Arial" w:cs="Arial"/>
          <w:sz w:val="22"/>
        </w:rPr>
        <w:t>、掘金等平台，甚至可以发布为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供你的网站调用。</w:t>
      </w:r>
    </w:p>
    <w:p w14:paraId="63712A06" w14:textId="77777777" w:rsidR="00394EDE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适合人群：</w:t>
      </w:r>
      <w:r>
        <w:rPr>
          <w:rFonts w:ascii="Arial" w:eastAsia="等线" w:hAnsi="Arial" w:cs="Arial"/>
          <w:sz w:val="22"/>
        </w:rPr>
        <w:t>C</w:t>
      </w:r>
      <w:r>
        <w:rPr>
          <w:rFonts w:ascii="Arial" w:eastAsia="等线" w:hAnsi="Arial" w:cs="Arial"/>
          <w:sz w:val="22"/>
        </w:rPr>
        <w:t>端应用开发者、内容创作者、希望快速落地验证想法</w:t>
      </w:r>
      <w:proofErr w:type="gramStart"/>
      <w:r>
        <w:rPr>
          <w:rFonts w:ascii="Arial" w:eastAsia="等线" w:hAnsi="Arial" w:cs="Arial"/>
          <w:sz w:val="22"/>
        </w:rPr>
        <w:t>的职场人</w:t>
      </w:r>
      <w:proofErr w:type="gramEnd"/>
      <w:r>
        <w:rPr>
          <w:rFonts w:ascii="Arial" w:eastAsia="等线" w:hAnsi="Arial" w:cs="Arial"/>
          <w:sz w:val="22"/>
        </w:rPr>
        <w:t>。</w:t>
      </w:r>
    </w:p>
    <w:p w14:paraId="076620E5" w14:textId="77777777" w:rsidR="00394EDE" w:rsidRDefault="00000000">
      <w:pPr>
        <w:spacing w:before="300" w:after="120" w:line="288" w:lineRule="auto"/>
        <w:jc w:val="left"/>
        <w:outlineLvl w:val="2"/>
      </w:pPr>
      <w:bookmarkStart w:id="25" w:name="heading_17"/>
      <w:proofErr w:type="spellStart"/>
      <w:r>
        <w:rPr>
          <w:rFonts w:ascii="Arial" w:eastAsia="等线" w:hAnsi="Arial" w:cs="Arial"/>
          <w:b/>
          <w:sz w:val="30"/>
        </w:rPr>
        <w:t>Dify</w:t>
      </w:r>
      <w:proofErr w:type="spellEnd"/>
      <w:r>
        <w:rPr>
          <w:rFonts w:ascii="Arial" w:eastAsia="等线" w:hAnsi="Arial" w:cs="Arial"/>
          <w:b/>
          <w:sz w:val="30"/>
        </w:rPr>
        <w:t>：专业严谨的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私房菜馆</w:t>
      </w:r>
      <w:r>
        <w:rPr>
          <w:rFonts w:ascii="Arial" w:eastAsia="等线" w:hAnsi="Arial" w:cs="Arial"/>
          <w:b/>
          <w:sz w:val="30"/>
        </w:rPr>
        <w:t>”</w:t>
      </w:r>
      <w:bookmarkEnd w:id="25"/>
    </w:p>
    <w:p w14:paraId="74089634" w14:textId="77777777" w:rsidR="00394EDE" w:rsidRDefault="00000000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Dify</w:t>
      </w:r>
      <w:proofErr w:type="spellEnd"/>
      <w:r>
        <w:rPr>
          <w:rFonts w:ascii="Arial" w:eastAsia="等线" w:hAnsi="Arial" w:cs="Arial"/>
          <w:sz w:val="22"/>
        </w:rPr>
        <w:t>是一个开源的</w:t>
      </w:r>
      <w:r>
        <w:rPr>
          <w:rFonts w:ascii="Arial" w:eastAsia="等线" w:hAnsi="Arial" w:cs="Arial"/>
          <w:sz w:val="22"/>
        </w:rPr>
        <w:t>LLM</w:t>
      </w:r>
      <w:r>
        <w:rPr>
          <w:rFonts w:ascii="Arial" w:eastAsia="等线" w:hAnsi="Arial" w:cs="Arial"/>
          <w:sz w:val="22"/>
        </w:rPr>
        <w:t>应用开发平台。它的关键词是专业和可控。</w:t>
      </w:r>
    </w:p>
    <w:p w14:paraId="08773EC2" w14:textId="77777777" w:rsidR="00394EDE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私有化部署：你可以把</w:t>
      </w:r>
      <w:proofErr w:type="spellStart"/>
      <w:r>
        <w:rPr>
          <w:rFonts w:ascii="Arial" w:eastAsia="等线" w:hAnsi="Arial" w:cs="Arial"/>
          <w:sz w:val="22"/>
        </w:rPr>
        <w:t>Dify</w:t>
      </w:r>
      <w:proofErr w:type="spellEnd"/>
      <w:r>
        <w:rPr>
          <w:rFonts w:ascii="Arial" w:eastAsia="等线" w:hAnsi="Arial" w:cs="Arial"/>
          <w:sz w:val="22"/>
        </w:rPr>
        <w:t>部署在自己的服务器上。这意味着你的数据、你的知识库完全掌握在自己手里，不用担心泄露给大厂。这对于企业级应用至关重要。</w:t>
      </w:r>
    </w:p>
    <w:p w14:paraId="61AF4150" w14:textId="77777777" w:rsidR="00394EDE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模型中立：</w:t>
      </w:r>
      <w:proofErr w:type="spellStart"/>
      <w:r>
        <w:rPr>
          <w:rFonts w:ascii="Arial" w:eastAsia="等线" w:hAnsi="Arial" w:cs="Arial"/>
          <w:sz w:val="22"/>
        </w:rPr>
        <w:t>Dify</w:t>
      </w:r>
      <w:proofErr w:type="spellEnd"/>
      <w:r>
        <w:rPr>
          <w:rFonts w:ascii="Arial" w:eastAsia="等线" w:hAnsi="Arial" w:cs="Arial"/>
          <w:sz w:val="22"/>
        </w:rPr>
        <w:t>支持接入市面上几乎所有的主流模型（</w:t>
      </w:r>
      <w:r>
        <w:rPr>
          <w:rFonts w:ascii="Arial" w:eastAsia="等线" w:hAnsi="Arial" w:cs="Arial"/>
          <w:sz w:val="22"/>
        </w:rPr>
        <w:t>GPT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Claude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Llama</w:t>
      </w:r>
      <w:r>
        <w:rPr>
          <w:rFonts w:ascii="Arial" w:eastAsia="等线" w:hAnsi="Arial" w:cs="Arial"/>
          <w:sz w:val="22"/>
        </w:rPr>
        <w:t>、文心、通义等），你可以随时切换，谁</w:t>
      </w:r>
      <w:proofErr w:type="gramStart"/>
      <w:r>
        <w:rPr>
          <w:rFonts w:ascii="Arial" w:eastAsia="等线" w:hAnsi="Arial" w:cs="Arial"/>
          <w:sz w:val="22"/>
        </w:rPr>
        <w:t>便宜用</w:t>
      </w:r>
      <w:proofErr w:type="gramEnd"/>
      <w:r>
        <w:rPr>
          <w:rFonts w:ascii="Arial" w:eastAsia="等线" w:hAnsi="Arial" w:cs="Arial"/>
          <w:sz w:val="22"/>
        </w:rPr>
        <w:t>谁，谁好用用谁。</w:t>
      </w:r>
    </w:p>
    <w:p w14:paraId="1B6973AE" w14:textId="77777777" w:rsidR="00394EDE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适合人群：企业</w:t>
      </w:r>
      <w:r>
        <w:rPr>
          <w:rFonts w:ascii="Arial" w:eastAsia="等线" w:hAnsi="Arial" w:cs="Arial"/>
          <w:sz w:val="22"/>
        </w:rPr>
        <w:t>IT</w:t>
      </w:r>
      <w:r>
        <w:rPr>
          <w:rFonts w:ascii="Arial" w:eastAsia="等线" w:hAnsi="Arial" w:cs="Arial"/>
          <w:sz w:val="22"/>
        </w:rPr>
        <w:t>部门、对数据安全敏感的业务团队、有一定技术背景的</w:t>
      </w:r>
      <w:proofErr w:type="gramStart"/>
      <w:r>
        <w:rPr>
          <w:rFonts w:ascii="Arial" w:eastAsia="等线" w:hAnsi="Arial" w:cs="Arial"/>
          <w:sz w:val="22"/>
        </w:rPr>
        <w:t>极</w:t>
      </w:r>
      <w:proofErr w:type="gramEnd"/>
      <w:r>
        <w:rPr>
          <w:rFonts w:ascii="Arial" w:eastAsia="等线" w:hAnsi="Arial" w:cs="Arial"/>
          <w:sz w:val="22"/>
        </w:rPr>
        <w:t>客。</w:t>
      </w:r>
    </w:p>
    <w:p w14:paraId="378796FB" w14:textId="77777777" w:rsidR="00394EDE" w:rsidRDefault="00000000">
      <w:pPr>
        <w:spacing w:before="300" w:after="120" w:line="288" w:lineRule="auto"/>
        <w:jc w:val="left"/>
        <w:outlineLvl w:val="2"/>
      </w:pPr>
      <w:bookmarkStart w:id="26" w:name="heading_18"/>
      <w:r>
        <w:rPr>
          <w:rFonts w:ascii="Arial" w:eastAsia="等线" w:hAnsi="Arial" w:cs="Arial"/>
          <w:b/>
          <w:sz w:val="30"/>
        </w:rPr>
        <w:t>n8n</w:t>
      </w:r>
      <w:r>
        <w:rPr>
          <w:rFonts w:ascii="Arial" w:eastAsia="等线" w:hAnsi="Arial" w:cs="Arial"/>
          <w:b/>
          <w:sz w:val="30"/>
        </w:rPr>
        <w:t>：连接万物的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自动化流水线</w:t>
      </w:r>
      <w:r>
        <w:rPr>
          <w:rFonts w:ascii="Arial" w:eastAsia="等线" w:hAnsi="Arial" w:cs="Arial"/>
          <w:b/>
          <w:sz w:val="30"/>
        </w:rPr>
        <w:t>”</w:t>
      </w:r>
      <w:bookmarkEnd w:id="26"/>
    </w:p>
    <w:p w14:paraId="67B7DA92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n8n</w:t>
      </w:r>
      <w:r>
        <w:rPr>
          <w:rFonts w:ascii="Arial" w:eastAsia="等线" w:hAnsi="Arial" w:cs="Arial"/>
          <w:sz w:val="22"/>
        </w:rPr>
        <w:t>是一个基于节点的工作流自动化工具。它的关键词是连接和自由。</w:t>
      </w:r>
    </w:p>
    <w:p w14:paraId="13490682" w14:textId="77777777" w:rsidR="00394EDE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连接万物：</w:t>
      </w:r>
      <w:r>
        <w:rPr>
          <w:rFonts w:ascii="Arial" w:eastAsia="等线" w:hAnsi="Arial" w:cs="Arial"/>
          <w:sz w:val="22"/>
        </w:rPr>
        <w:t>n8n</w:t>
      </w:r>
      <w:r>
        <w:rPr>
          <w:rFonts w:ascii="Arial" w:eastAsia="等线" w:hAnsi="Arial" w:cs="Arial"/>
          <w:sz w:val="22"/>
        </w:rPr>
        <w:t>最大的强项在于它可以连接超过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种外部应用。你可以让它读取你的</w:t>
      </w:r>
      <w:r>
        <w:rPr>
          <w:rFonts w:ascii="Arial" w:eastAsia="等线" w:hAnsi="Arial" w:cs="Arial"/>
          <w:sz w:val="22"/>
        </w:rPr>
        <w:t>Gmail</w:t>
      </w:r>
      <w:r>
        <w:rPr>
          <w:rFonts w:ascii="Arial" w:eastAsia="等线" w:hAnsi="Arial" w:cs="Arial"/>
          <w:sz w:val="22"/>
        </w:rPr>
        <w:t>邮件，把附件存到</w:t>
      </w:r>
      <w:r>
        <w:rPr>
          <w:rFonts w:ascii="Arial" w:eastAsia="等线" w:hAnsi="Arial" w:cs="Arial"/>
          <w:sz w:val="22"/>
        </w:rPr>
        <w:t>Google Drive</w:t>
      </w:r>
      <w:r>
        <w:rPr>
          <w:rFonts w:ascii="Arial" w:eastAsia="等线" w:hAnsi="Arial" w:cs="Arial"/>
          <w:sz w:val="22"/>
        </w:rPr>
        <w:t>，然后调用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分析内容，最后把结果发送到</w:t>
      </w:r>
      <w:r>
        <w:rPr>
          <w:rFonts w:ascii="Arial" w:eastAsia="等线" w:hAnsi="Arial" w:cs="Arial"/>
          <w:sz w:val="22"/>
        </w:rPr>
        <w:t>Slack</w:t>
      </w:r>
      <w:r>
        <w:rPr>
          <w:rFonts w:ascii="Arial" w:eastAsia="等线" w:hAnsi="Arial" w:cs="Arial"/>
          <w:sz w:val="22"/>
        </w:rPr>
        <w:t>群里。它不仅是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的容器，更是整个数字世界的胶水。</w:t>
      </w:r>
    </w:p>
    <w:p w14:paraId="738B592E" w14:textId="77777777" w:rsidR="00394EDE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可视化编排：它的界面就像一张巨大的画布，你可以自由地拖拽节点，用连线把它们串起来。这种可视化的方式，让你能直观地看到数据是如何</w:t>
      </w:r>
      <w:proofErr w:type="gramStart"/>
      <w:r>
        <w:rPr>
          <w:rFonts w:ascii="Arial" w:eastAsia="等线" w:hAnsi="Arial" w:cs="Arial"/>
          <w:sz w:val="22"/>
        </w:rPr>
        <w:t>一</w:t>
      </w:r>
      <w:proofErr w:type="gramEnd"/>
      <w:r>
        <w:rPr>
          <w:rFonts w:ascii="Arial" w:eastAsia="等线" w:hAnsi="Arial" w:cs="Arial"/>
          <w:sz w:val="22"/>
        </w:rPr>
        <w:t>步步流转的。</w:t>
      </w:r>
    </w:p>
    <w:p w14:paraId="43E91D24" w14:textId="77777777" w:rsidR="00394EDE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适合人群：希望实现</w:t>
      </w:r>
      <w:proofErr w:type="gramStart"/>
      <w:r>
        <w:rPr>
          <w:rFonts w:ascii="Arial" w:eastAsia="等线" w:hAnsi="Arial" w:cs="Arial"/>
          <w:sz w:val="22"/>
        </w:rPr>
        <w:t>跨应用</w:t>
      </w:r>
      <w:proofErr w:type="gramEnd"/>
      <w:r>
        <w:rPr>
          <w:rFonts w:ascii="Arial" w:eastAsia="等线" w:hAnsi="Arial" w:cs="Arial"/>
          <w:sz w:val="22"/>
        </w:rPr>
        <w:t>自动化、对数据流转有复杂需求、喜欢折腾的进阶玩家。</w:t>
      </w:r>
    </w:p>
    <w:p w14:paraId="610FC96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本书的立场：我们不会绑定在某一个特定的平台上。本书教的是通用的编排逻辑和设计心法。无论你用</w:t>
      </w:r>
      <w:proofErr w:type="spellStart"/>
      <w:r>
        <w:rPr>
          <w:rFonts w:ascii="Arial" w:eastAsia="等线" w:hAnsi="Arial" w:cs="Arial"/>
          <w:sz w:val="22"/>
        </w:rPr>
        <w:t>Coze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Dify</w:t>
      </w:r>
      <w:proofErr w:type="spellEnd"/>
      <w:r>
        <w:rPr>
          <w:rFonts w:ascii="Arial" w:eastAsia="等线" w:hAnsi="Arial" w:cs="Arial"/>
          <w:sz w:val="22"/>
        </w:rPr>
        <w:t>还是</w:t>
      </w:r>
      <w:r>
        <w:rPr>
          <w:rFonts w:ascii="Arial" w:eastAsia="等线" w:hAnsi="Arial" w:cs="Arial"/>
          <w:sz w:val="22"/>
        </w:rPr>
        <w:t>n8n</w:t>
      </w:r>
      <w:r>
        <w:rPr>
          <w:rFonts w:ascii="Arial" w:eastAsia="等线" w:hAnsi="Arial" w:cs="Arial"/>
          <w:sz w:val="22"/>
        </w:rPr>
        <w:t>，这些底层的逻辑都是相通的。</w:t>
      </w:r>
    </w:p>
    <w:p w14:paraId="35AED175" w14:textId="77777777" w:rsidR="00394EDE" w:rsidRDefault="00000000">
      <w:pPr>
        <w:spacing w:before="320" w:after="120" w:line="288" w:lineRule="auto"/>
        <w:jc w:val="left"/>
        <w:outlineLvl w:val="1"/>
      </w:pPr>
      <w:bookmarkStart w:id="27" w:name="heading_19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本章练习：你的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个人任务清单</w:t>
      </w:r>
      <w:r>
        <w:rPr>
          <w:rFonts w:ascii="Arial" w:eastAsia="等线" w:hAnsi="Arial" w:cs="Arial"/>
          <w:b/>
          <w:sz w:val="32"/>
        </w:rPr>
        <w:t>”</w:t>
      </w:r>
      <w:bookmarkEnd w:id="27"/>
    </w:p>
    <w:p w14:paraId="0EA64934" w14:textId="505C20B4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光说不练假把式。现在，请拿出纸笔，或者打开你的笔记软件，我们来做</w:t>
      </w:r>
      <w:del w:id="28" w:author="慧敏" w:date="2026-01-15T15:18:00Z" w16du:dateUtc="2026-01-15T07:18:00Z">
        <w:r w:rsidDel="00C355C4">
          <w:rPr>
            <w:rFonts w:ascii="Arial" w:eastAsia="等线" w:hAnsi="Arial" w:cs="Arial"/>
            <w:sz w:val="22"/>
          </w:rPr>
          <w:delText>本章的第一</w:delText>
        </w:r>
      </w:del>
      <w:proofErr w:type="gramStart"/>
      <w:r>
        <w:rPr>
          <w:rFonts w:ascii="Arial" w:eastAsia="等线" w:hAnsi="Arial" w:cs="Arial"/>
          <w:sz w:val="22"/>
        </w:rPr>
        <w:t>个</w:t>
      </w:r>
      <w:proofErr w:type="gramEnd"/>
      <w:r>
        <w:rPr>
          <w:rFonts w:ascii="Arial" w:eastAsia="等线" w:hAnsi="Arial" w:cs="Arial"/>
          <w:sz w:val="22"/>
        </w:rPr>
        <w:t>练习。</w:t>
      </w:r>
    </w:p>
    <w:p w14:paraId="715A4ADC" w14:textId="77777777" w:rsidR="004F2EE7" w:rsidRDefault="00000000">
      <w:pPr>
        <w:spacing w:before="120" w:after="120" w:line="288" w:lineRule="auto"/>
        <w:jc w:val="left"/>
        <w:rPr>
          <w:ins w:id="29" w:author="慧敏" w:date="2026-01-15T15:14:00Z" w16du:dateUtc="2026-01-15T07:14:00Z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第一步：列出任务。</w:t>
      </w:r>
    </w:p>
    <w:p w14:paraId="1C52FF3F" w14:textId="58B34B3D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回想一下过去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天里，你工作中最耗时、最痛苦、最重复的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个任务。把它们写下来。</w:t>
      </w:r>
    </w:p>
    <w:p w14:paraId="3716E5EF" w14:textId="77777777" w:rsidR="00394EDE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例如：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每天早上整理行业新闻发到群里；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每周五统计各部门周报并汇总；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客服回复用户的常见问题。</w:t>
      </w:r>
    </w:p>
    <w:p w14:paraId="05E46817" w14:textId="77777777" w:rsidR="004F2EE7" w:rsidRDefault="00000000">
      <w:pPr>
        <w:spacing w:before="120" w:after="120" w:line="288" w:lineRule="auto"/>
        <w:jc w:val="left"/>
        <w:rPr>
          <w:ins w:id="30" w:author="慧敏" w:date="2026-01-15T15:14:00Z" w16du:dateUtc="2026-01-15T07:14:00Z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第二步：标注瓶颈。</w:t>
      </w:r>
    </w:p>
    <w:p w14:paraId="047FD7B2" w14:textId="38D2B131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分析每一个任务，它的难点到底在哪里？</w:t>
      </w:r>
    </w:p>
    <w:p w14:paraId="37828149" w14:textId="77777777" w:rsidR="00394EDE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如果是缺信息（比如不知道哪里有最新新闻），标注为【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解决】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你需要一个强大的搜索或知识库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。</w:t>
      </w:r>
    </w:p>
    <w:p w14:paraId="24A69B26" w14:textId="77777777" w:rsidR="00394EDE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如果是缺人手（比如回复不过来），标注为【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解决】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你需要一个</w:t>
      </w:r>
      <w:r>
        <w:rPr>
          <w:rFonts w:ascii="Arial" w:eastAsia="等线" w:hAnsi="Arial" w:cs="Arial"/>
          <w:sz w:val="22"/>
        </w:rPr>
        <w:t>7x24</w:t>
      </w:r>
      <w:r>
        <w:rPr>
          <w:rFonts w:ascii="Arial" w:eastAsia="等线" w:hAnsi="Arial" w:cs="Arial"/>
          <w:sz w:val="22"/>
        </w:rPr>
        <w:t>小时在线的客服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。</w:t>
      </w:r>
    </w:p>
    <w:p w14:paraId="269ABB2D" w14:textId="77777777" w:rsidR="00394EDE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如果是缺流程（比如步骤繁琐，容易漏项），标注为【工作流解决】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你需要把</w:t>
      </w:r>
      <w:r>
        <w:rPr>
          <w:rFonts w:ascii="Arial" w:eastAsia="等线" w:hAnsi="Arial" w:cs="Arial"/>
          <w:sz w:val="22"/>
        </w:rPr>
        <w:t>SOP</w:t>
      </w:r>
      <w:r>
        <w:rPr>
          <w:rFonts w:ascii="Arial" w:eastAsia="等线" w:hAnsi="Arial" w:cs="Arial"/>
          <w:sz w:val="22"/>
        </w:rPr>
        <w:t>固化下来，交给系统自动跑。</w:t>
      </w:r>
    </w:p>
    <w:p w14:paraId="2D54DB02" w14:textId="77777777" w:rsidR="004F2EE7" w:rsidRDefault="00000000">
      <w:pPr>
        <w:spacing w:before="120" w:after="120" w:line="288" w:lineRule="auto"/>
        <w:jc w:val="left"/>
        <w:rPr>
          <w:ins w:id="31" w:author="慧敏" w:date="2026-01-15T15:14:00Z" w16du:dateUtc="2026-01-15T07:14:00Z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第三步：明确交付物。</w:t>
      </w:r>
    </w:p>
    <w:p w14:paraId="190B73EF" w14:textId="29D6B7C5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对于每一个任务，用一句话清晰地描述它的最终交付物是什么。</w:t>
      </w:r>
    </w:p>
    <w:p w14:paraId="676B4F58" w14:textId="77777777" w:rsidR="00394EDE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整理新闻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一份包含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条核心新闻、每条不超过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字摘要、附带原文链接的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格式日报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1ACFD3A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请保留这份清单，在接下来的章节中，我们将从这份清单出发，手把手教你把它们变成一个个自动运转的智能</w:t>
      </w:r>
      <w:proofErr w:type="gramStart"/>
      <w:r>
        <w:rPr>
          <w:rFonts w:ascii="Arial" w:eastAsia="等线" w:hAnsi="Arial" w:cs="Arial"/>
          <w:sz w:val="22"/>
        </w:rPr>
        <w:t>体工作</w:t>
      </w:r>
      <w:proofErr w:type="gramEnd"/>
      <w:r>
        <w:rPr>
          <w:rFonts w:ascii="Arial" w:eastAsia="等线" w:hAnsi="Arial" w:cs="Arial"/>
          <w:sz w:val="22"/>
        </w:rPr>
        <w:t>流。</w:t>
      </w:r>
    </w:p>
    <w:p w14:paraId="31F7DB6E" w14:textId="77777777" w:rsidR="00394EDE" w:rsidRDefault="00000000">
      <w:pPr>
        <w:spacing w:before="320" w:after="120" w:line="288" w:lineRule="auto"/>
        <w:jc w:val="left"/>
        <w:outlineLvl w:val="1"/>
      </w:pPr>
      <w:bookmarkStart w:id="32" w:name="heading_20"/>
      <w:r>
        <w:rPr>
          <w:rFonts w:ascii="Arial" w:eastAsia="等线" w:hAnsi="Arial" w:cs="Arial"/>
          <w:b/>
          <w:sz w:val="32"/>
        </w:rPr>
        <w:t>本章结语</w:t>
      </w:r>
      <w:bookmarkEnd w:id="32"/>
    </w:p>
    <w:p w14:paraId="0CA9C70F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你可能已经意识到，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时代最大的鸿沟，不在于你是否买得起最贵的账号，而在于你是否拥有系统化的思维。</w:t>
      </w:r>
    </w:p>
    <w:p w14:paraId="6846317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普通人把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当搜索框，遇到问题</w:t>
      </w:r>
      <w:proofErr w:type="gramStart"/>
      <w:r>
        <w:rPr>
          <w:rFonts w:ascii="Arial" w:eastAsia="等线" w:hAnsi="Arial" w:cs="Arial"/>
          <w:sz w:val="22"/>
        </w:rPr>
        <w:t>搜</w:t>
      </w:r>
      <w:proofErr w:type="gramEnd"/>
      <w:r>
        <w:rPr>
          <w:rFonts w:ascii="Arial" w:eastAsia="等线" w:hAnsi="Arial" w:cs="Arial"/>
          <w:sz w:val="22"/>
        </w:rPr>
        <w:t>一下，用完即走。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高手把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当发电站，精心设计电网，让电力源源不断地流向每一个业务节点。</w:t>
      </w:r>
    </w:p>
    <w:p w14:paraId="67E5543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从今天起，请试着改变你的视角。当你面对一项繁琐的工作时，不要急着自己动手，也不要急着问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怎么做。请先停下来，问自己三个问题：</w:t>
      </w:r>
    </w:p>
    <w:p w14:paraId="63DD7B1B" w14:textId="77777777" w:rsidR="00394EDE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这件事能不能拆解成标准流程？</w:t>
      </w:r>
    </w:p>
    <w:p w14:paraId="42C89792" w14:textId="77777777" w:rsidR="00394EDE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哪些环节可以交给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去跑？</w:t>
      </w:r>
    </w:p>
    <w:p w14:paraId="246B90EF" w14:textId="77777777" w:rsidR="00394EDE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我该如何把它们串联起来？</w:t>
      </w:r>
    </w:p>
    <w:p w14:paraId="4DA3F2F2" w14:textId="77777777" w:rsidR="00394EDE" w:rsidRDefault="00000000">
      <w:pPr>
        <w:spacing w:before="120" w:after="120" w:line="288" w:lineRule="auto"/>
        <w:jc w:val="left"/>
        <w:rPr>
          <w:ins w:id="33" w:author="慧敏" w:date="2026-01-15T14:50:00Z" w16du:dateUtc="2026-01-15T06:50:00Z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要设计好这个系统，光有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是不够的，你还需要具体的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员工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来干活。这些员工，就是我们下一章的主角</w:t>
      </w:r>
      <w:r>
        <w:rPr>
          <w:rFonts w:ascii="Arial" w:eastAsia="等线" w:hAnsi="Arial" w:cs="Arial"/>
          <w:sz w:val="22"/>
        </w:rPr>
        <w:t>——Agent</w:t>
      </w:r>
      <w:r>
        <w:rPr>
          <w:rFonts w:ascii="Arial" w:eastAsia="等线" w:hAnsi="Arial" w:cs="Arial"/>
          <w:sz w:val="22"/>
        </w:rPr>
        <w:t>（智能体）。让我们翻开下一页，去认识一下这位即将改变你工作方式的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数字新员工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3414583A" w14:textId="77777777" w:rsidR="002E7E5F" w:rsidRDefault="002E7E5F">
      <w:pPr>
        <w:spacing w:before="120" w:after="120" w:line="288" w:lineRule="auto"/>
        <w:jc w:val="left"/>
      </w:pPr>
    </w:p>
    <w:p w14:paraId="25AC0AC1" w14:textId="77777777" w:rsidR="00394EDE" w:rsidRDefault="00000000">
      <w:pPr>
        <w:spacing w:before="380" w:after="140" w:line="288" w:lineRule="auto"/>
        <w:jc w:val="left"/>
        <w:outlineLvl w:val="0"/>
      </w:pPr>
      <w:bookmarkStart w:id="34" w:name="heading_21"/>
      <w:r>
        <w:rPr>
          <w:rFonts w:ascii="Arial" w:eastAsia="等线" w:hAnsi="Arial" w:cs="Arial"/>
          <w:b/>
          <w:sz w:val="36"/>
        </w:rPr>
        <w:t>第</w:t>
      </w:r>
      <w:r>
        <w:rPr>
          <w:rFonts w:ascii="Arial" w:eastAsia="等线" w:hAnsi="Arial" w:cs="Arial"/>
          <w:b/>
          <w:sz w:val="36"/>
        </w:rPr>
        <w:t>2</w:t>
      </w:r>
      <w:r>
        <w:rPr>
          <w:rFonts w:ascii="Arial" w:eastAsia="等线" w:hAnsi="Arial" w:cs="Arial"/>
          <w:b/>
          <w:sz w:val="36"/>
        </w:rPr>
        <w:t>章</w:t>
      </w:r>
      <w:r>
        <w:rPr>
          <w:rFonts w:ascii="Arial" w:eastAsia="等线" w:hAnsi="Arial" w:cs="Arial"/>
          <w:b/>
          <w:sz w:val="36"/>
        </w:rPr>
        <w:t xml:space="preserve"> Agent</w:t>
      </w:r>
      <w:r>
        <w:rPr>
          <w:rFonts w:ascii="Arial" w:eastAsia="等线" w:hAnsi="Arial" w:cs="Arial"/>
          <w:b/>
          <w:sz w:val="36"/>
        </w:rPr>
        <w:t>与普通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工具的本质区别</w:t>
      </w:r>
      <w:bookmarkEnd w:id="34"/>
    </w:p>
    <w:p w14:paraId="5425439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工具是手臂的延伸，而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是大脑的延伸。前者需要你挥动，后者需要你管理。</w:t>
      </w:r>
    </w:p>
    <w:p w14:paraId="349FAC09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在第一章中，我们建立了</w:t>
      </w:r>
      <w:r>
        <w:rPr>
          <w:rFonts w:ascii="Arial" w:eastAsia="等线" w:hAnsi="Arial" w:cs="Arial"/>
          <w:sz w:val="22"/>
        </w:rPr>
        <w:t>“AI</w:t>
      </w:r>
      <w:r>
        <w:rPr>
          <w:rFonts w:ascii="Arial" w:eastAsia="等线" w:hAnsi="Arial" w:cs="Arial"/>
          <w:sz w:val="22"/>
        </w:rPr>
        <w:t>是电力，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是电器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的宏观认知。本章，我们将把视角从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物理学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转向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管理学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6C97B27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很多读者在刚接触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时，最困惑的问题往往是：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它和</w:t>
      </w: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到底有什么区别？不都是一个对话框吗？</w:t>
      </w:r>
      <w:r>
        <w:rPr>
          <w:rFonts w:ascii="Arial" w:eastAsia="等线" w:hAnsi="Arial" w:cs="Arial"/>
          <w:sz w:val="22"/>
        </w:rPr>
        <w:t>”</w:t>
      </w:r>
    </w:p>
    <w:p w14:paraId="12A6F10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确实，从表面看，它们长得几乎一模一样。但在皮囊之下，二者的灵魂截然不同。</w:t>
      </w:r>
    </w:p>
    <w:p w14:paraId="29795304" w14:textId="77777777" w:rsidR="00394EDE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是工具：像一把锤子，你必须握着它，每一锤都要你亲自用力。你松手，它就停下。</w:t>
      </w:r>
    </w:p>
    <w:p w14:paraId="2E728025" w14:textId="77777777" w:rsidR="00394EDE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是角色：像一名员工，你只需要告诉它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把墙砸了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，它就会自己找锤子、找梯子，甚至会问你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砸完要不要清运垃圾？</w:t>
      </w:r>
      <w:r>
        <w:rPr>
          <w:rFonts w:ascii="Arial" w:eastAsia="等线" w:hAnsi="Arial" w:cs="Arial"/>
          <w:sz w:val="22"/>
        </w:rPr>
        <w:t>”</w:t>
      </w:r>
    </w:p>
    <w:p w14:paraId="79AACE0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本章的核心任务，就是帮助你完成从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使用者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管理者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的身份转变。读完这一章，你将不再把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看作一个需要时刻盯着的软件，而是看作一个可以交付信任的数字员工。</w:t>
      </w:r>
    </w:p>
    <w:p w14:paraId="28AFB4EC" w14:textId="77777777" w:rsidR="00394EDE" w:rsidRDefault="00000000">
      <w:pPr>
        <w:spacing w:before="320" w:after="120" w:line="288" w:lineRule="auto"/>
        <w:jc w:val="left"/>
        <w:outlineLvl w:val="1"/>
      </w:pPr>
      <w:bookmarkStart w:id="35" w:name="heading_22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演变史：从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死板程序</w:t>
      </w:r>
      <w:r>
        <w:rPr>
          <w:rFonts w:ascii="Arial" w:eastAsia="等线" w:hAnsi="Arial" w:cs="Arial"/>
          <w:b/>
          <w:sz w:val="32"/>
        </w:rPr>
        <w:t>”</w:t>
      </w:r>
      <w:r>
        <w:rPr>
          <w:rFonts w:ascii="Arial" w:eastAsia="等线" w:hAnsi="Arial" w:cs="Arial"/>
          <w:b/>
          <w:sz w:val="32"/>
        </w:rPr>
        <w:t>到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正式员工</w:t>
      </w:r>
      <w:r>
        <w:rPr>
          <w:rFonts w:ascii="Arial" w:eastAsia="等线" w:hAnsi="Arial" w:cs="Arial"/>
          <w:b/>
          <w:sz w:val="32"/>
        </w:rPr>
        <w:t>”</w:t>
      </w:r>
      <w:bookmarkEnd w:id="35"/>
    </w:p>
    <w:p w14:paraId="77BC804C" w14:textId="77777777" w:rsidR="00394EDE" w:rsidRDefault="00000000">
      <w:pPr>
        <w:spacing w:before="120" w:after="120" w:line="288" w:lineRule="auto"/>
        <w:jc w:val="left"/>
      </w:pPr>
      <w:commentRangeStart w:id="36"/>
      <w:r>
        <w:rPr>
          <w:rFonts w:ascii="Arial" w:eastAsia="等线" w:hAnsi="Arial" w:cs="Arial"/>
          <w:sz w:val="22"/>
        </w:rPr>
        <w:t>要理解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角色感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，我们不妨把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的发展史看作</w:t>
      </w:r>
      <w:proofErr w:type="gramStart"/>
      <w:r>
        <w:rPr>
          <w:rFonts w:ascii="Arial" w:eastAsia="等线" w:hAnsi="Arial" w:cs="Arial"/>
          <w:sz w:val="22"/>
        </w:rPr>
        <w:t>一部职场进化史</w:t>
      </w:r>
      <w:proofErr w:type="gramEnd"/>
      <w:r>
        <w:rPr>
          <w:rFonts w:ascii="Arial" w:eastAsia="等线" w:hAnsi="Arial" w:cs="Arial"/>
          <w:sz w:val="22"/>
        </w:rPr>
        <w:t>。</w:t>
      </w:r>
      <w:commentRangeEnd w:id="36"/>
      <w:r w:rsidR="00256571">
        <w:rPr>
          <w:rStyle w:val="a7"/>
        </w:rPr>
        <w:commentReference w:id="36"/>
      </w:r>
    </w:p>
    <w:p w14:paraId="1592D727" w14:textId="77777777" w:rsidR="00394EDE" w:rsidRDefault="00000000">
      <w:pPr>
        <w:spacing w:before="300" w:after="120" w:line="288" w:lineRule="auto"/>
        <w:jc w:val="left"/>
        <w:outlineLvl w:val="2"/>
      </w:pPr>
      <w:bookmarkStart w:id="37" w:name="heading_23"/>
      <w:r>
        <w:rPr>
          <w:rFonts w:ascii="Arial" w:eastAsia="等线" w:hAnsi="Arial" w:cs="Arial"/>
          <w:b/>
          <w:sz w:val="30"/>
        </w:rPr>
        <w:t xml:space="preserve">2.1.1 </w:t>
      </w:r>
      <w:r>
        <w:rPr>
          <w:rFonts w:ascii="Arial" w:eastAsia="等线" w:hAnsi="Arial" w:cs="Arial"/>
          <w:b/>
          <w:sz w:val="30"/>
        </w:rPr>
        <w:t>脚本时代：只会按按钮的流水线工人</w:t>
      </w:r>
      <w:bookmarkEnd w:id="37"/>
    </w:p>
    <w:p w14:paraId="3D54AA3E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的早期（符号主义时代），程序就像是工厂流水线上的机械臂。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它们不仅没有智能，甚至没有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脑子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。程序员把所有的规则</w:t>
      </w:r>
      <w:proofErr w:type="gramStart"/>
      <w:r>
        <w:rPr>
          <w:rFonts w:ascii="Arial" w:eastAsia="等线" w:hAnsi="Arial" w:cs="Arial"/>
          <w:sz w:val="22"/>
        </w:rPr>
        <w:t>都写死了</w:t>
      </w:r>
      <w:proofErr w:type="gramEnd"/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如果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发生了，就做</w:t>
      </w:r>
      <w:r>
        <w:rPr>
          <w:rFonts w:ascii="Arial" w:eastAsia="等线" w:hAnsi="Arial" w:cs="Arial"/>
          <w:sz w:val="22"/>
        </w:rPr>
        <w:t>B”</w:t>
      </w:r>
      <w:r>
        <w:rPr>
          <w:rFonts w:ascii="Arial" w:eastAsia="等线" w:hAnsi="Arial" w:cs="Arial"/>
          <w:sz w:val="22"/>
        </w:rPr>
        <w:t>。</w:t>
      </w:r>
    </w:p>
    <w:p w14:paraId="7413D367" w14:textId="77777777" w:rsidR="00394EDE" w:rsidRDefault="00000000">
      <w:pPr>
        <w:numPr>
          <w:ilvl w:val="0"/>
          <w:numId w:val="47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职场画像</w:t>
      </w:r>
      <w:proofErr w:type="gramEnd"/>
      <w:r>
        <w:rPr>
          <w:rFonts w:ascii="Arial" w:eastAsia="等线" w:hAnsi="Arial" w:cs="Arial"/>
          <w:sz w:val="22"/>
        </w:rPr>
        <w:t>：极其听话，但极其死板。</w:t>
      </w:r>
    </w:p>
    <w:p w14:paraId="37A2102D" w14:textId="77777777" w:rsidR="00394EDE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典型表现：你让它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把所有红色的苹果挑出来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，它做得完美无缺。但如果你放进去</w:t>
      </w:r>
      <w:r>
        <w:rPr>
          <w:rFonts w:ascii="Arial" w:eastAsia="等线" w:hAnsi="Arial" w:cs="Arial"/>
          <w:sz w:val="22"/>
        </w:rPr>
        <w:lastRenderedPageBreak/>
        <w:t>一个红色的番茄，它</w:t>
      </w:r>
      <w:proofErr w:type="gramStart"/>
      <w:r>
        <w:rPr>
          <w:rFonts w:ascii="Arial" w:eastAsia="等线" w:hAnsi="Arial" w:cs="Arial"/>
          <w:sz w:val="22"/>
        </w:rPr>
        <w:t>也会照挑不误</w:t>
      </w:r>
      <w:proofErr w:type="gramEnd"/>
      <w:r>
        <w:rPr>
          <w:rFonts w:ascii="Arial" w:eastAsia="等线" w:hAnsi="Arial" w:cs="Arial"/>
          <w:sz w:val="22"/>
        </w:rPr>
        <w:t>。如果你问它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为什么挑番茄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，它会死机给你看。</w:t>
      </w:r>
    </w:p>
    <w:p w14:paraId="5F536EA1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这时候的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，连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工具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都算不上，只能算是自动化脚本。</w:t>
      </w:r>
    </w:p>
    <w:p w14:paraId="1EC7FFFD" w14:textId="77777777" w:rsidR="00394EDE" w:rsidRDefault="00000000">
      <w:pPr>
        <w:spacing w:before="300" w:after="120" w:line="288" w:lineRule="auto"/>
        <w:jc w:val="left"/>
        <w:outlineLvl w:val="2"/>
      </w:pPr>
      <w:bookmarkStart w:id="38" w:name="heading_24"/>
      <w:r>
        <w:rPr>
          <w:rFonts w:ascii="Arial" w:eastAsia="等线" w:hAnsi="Arial" w:cs="Arial"/>
          <w:b/>
          <w:sz w:val="30"/>
        </w:rPr>
        <w:t xml:space="preserve">2.1.2 </w:t>
      </w:r>
      <w:r>
        <w:rPr>
          <w:rFonts w:ascii="Arial" w:eastAsia="等线" w:hAnsi="Arial" w:cs="Arial"/>
          <w:b/>
          <w:sz w:val="30"/>
        </w:rPr>
        <w:t>对话时代：绝顶聪明但没有记性的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临时工</w:t>
      </w:r>
      <w:r>
        <w:rPr>
          <w:rFonts w:ascii="Arial" w:eastAsia="等线" w:hAnsi="Arial" w:cs="Arial"/>
          <w:b/>
          <w:sz w:val="30"/>
        </w:rPr>
        <w:t>”</w:t>
      </w:r>
      <w:bookmarkEnd w:id="38"/>
    </w:p>
    <w:p w14:paraId="79B45D28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ChatGPT</w:t>
      </w:r>
      <w:r>
        <w:rPr>
          <w:rFonts w:ascii="Arial" w:eastAsia="等线" w:hAnsi="Arial" w:cs="Arial"/>
          <w:sz w:val="22"/>
        </w:rPr>
        <w:t>的出现，带来了一位智商高达</w:t>
      </w:r>
      <w:r>
        <w:rPr>
          <w:rFonts w:ascii="Arial" w:eastAsia="等线" w:hAnsi="Arial" w:cs="Arial"/>
          <w:sz w:val="22"/>
        </w:rPr>
        <w:t>140</w:t>
      </w:r>
      <w:r>
        <w:rPr>
          <w:rFonts w:ascii="Arial" w:eastAsia="等线" w:hAnsi="Arial" w:cs="Arial"/>
          <w:sz w:val="22"/>
        </w:rPr>
        <w:t>的天才。它博古通今，能写诗，能写代码，能陪你聊哲学。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但是，在工作中，你很快会发现这个天才有一个致命的缺陷：它是个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日结临时工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1766B5FA" w14:textId="77777777" w:rsidR="00394EDE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没有记忆（无状态）：每天早上来上班，它都把昨天的事忘得一干二净。你得把项目背景重新讲一遍。</w:t>
      </w:r>
    </w:p>
    <w:p w14:paraId="5A6007C4" w14:textId="77777777" w:rsidR="00394EDE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没有责任感（被动）：它永远坐在工位上等你发号施令。你不踢它一下，它绝对不动一下。</w:t>
      </w:r>
    </w:p>
    <w:p w14:paraId="3116E323" w14:textId="77777777" w:rsidR="00394EDE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没有手脚（无法行动）：它只会动嘴皮子（生成文本）。你让它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把这份文件发给老板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，它会给你写一封完美的邮件草稿，然后说：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请你自己复制粘贴发送吧。</w:t>
      </w:r>
      <w:r>
        <w:rPr>
          <w:rFonts w:ascii="Arial" w:eastAsia="等线" w:hAnsi="Arial" w:cs="Arial"/>
          <w:sz w:val="22"/>
        </w:rPr>
        <w:t>”</w:t>
      </w:r>
    </w:p>
    <w:p w14:paraId="561495FF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这就是普通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工具的局限：它有惊人的才华，但无法胜任独立的工作岗位。</w:t>
      </w:r>
    </w:p>
    <w:p w14:paraId="6ECB4122" w14:textId="77777777" w:rsidR="00394EDE" w:rsidRDefault="00000000">
      <w:pPr>
        <w:spacing w:before="300" w:after="120" w:line="288" w:lineRule="auto"/>
        <w:jc w:val="left"/>
        <w:outlineLvl w:val="2"/>
      </w:pPr>
      <w:bookmarkStart w:id="39" w:name="heading_25"/>
      <w:r>
        <w:rPr>
          <w:rFonts w:ascii="Arial" w:eastAsia="等线" w:hAnsi="Arial" w:cs="Arial"/>
          <w:b/>
          <w:sz w:val="30"/>
        </w:rPr>
        <w:t>2.1.3 Agent</w:t>
      </w:r>
      <w:r>
        <w:rPr>
          <w:rFonts w:ascii="Arial" w:eastAsia="等线" w:hAnsi="Arial" w:cs="Arial"/>
          <w:b/>
          <w:sz w:val="30"/>
        </w:rPr>
        <w:t>时代：独当一面的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正式员工</w:t>
      </w:r>
      <w:r>
        <w:rPr>
          <w:rFonts w:ascii="Arial" w:eastAsia="等线" w:hAnsi="Arial" w:cs="Arial"/>
          <w:b/>
          <w:sz w:val="30"/>
        </w:rPr>
        <w:t>”</w:t>
      </w:r>
      <w:bookmarkEnd w:id="39"/>
    </w:p>
    <w:p w14:paraId="068EABF8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年，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（智能体）的出现，终于补齐了这位天才的短板，让它转正成为了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正式员工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2A67EAE3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LLM</w:t>
      </w:r>
      <w:r>
        <w:rPr>
          <w:rFonts w:ascii="Arial" w:eastAsia="等线" w:hAnsi="Arial" w:cs="Arial"/>
          <w:sz w:val="22"/>
        </w:rPr>
        <w:t>（大脑）的基础上，增加了三个关键模块，让它变得像人一样：</w:t>
      </w:r>
    </w:p>
    <w:p w14:paraId="6FAADD3B" w14:textId="77777777" w:rsidR="00394EDE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它有记忆了：记得住公司的</w:t>
      </w:r>
      <w:r>
        <w:rPr>
          <w:rFonts w:ascii="Arial" w:eastAsia="等线" w:hAnsi="Arial" w:cs="Arial"/>
          <w:sz w:val="22"/>
        </w:rPr>
        <w:t>SOP</w:t>
      </w:r>
      <w:r>
        <w:rPr>
          <w:rFonts w:ascii="Arial" w:eastAsia="等线" w:hAnsi="Arial" w:cs="Arial"/>
          <w:sz w:val="22"/>
        </w:rPr>
        <w:t>，记得住你的偏好，甚至记得住上周会议的结论。</w:t>
      </w:r>
    </w:p>
    <w:p w14:paraId="08F60750" w14:textId="77777777" w:rsidR="00394EDE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它有手脚了：能联网搜索，能操作</w:t>
      </w:r>
      <w:r>
        <w:rPr>
          <w:rFonts w:ascii="Arial" w:eastAsia="等线" w:hAnsi="Arial" w:cs="Arial"/>
          <w:sz w:val="22"/>
        </w:rPr>
        <w:t>Excel</w:t>
      </w:r>
      <w:r>
        <w:rPr>
          <w:rFonts w:ascii="Arial" w:eastAsia="等线" w:hAnsi="Arial" w:cs="Arial"/>
          <w:sz w:val="22"/>
        </w:rPr>
        <w:t>，能调用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发邮件。</w:t>
      </w:r>
    </w:p>
    <w:p w14:paraId="61834AAC" w14:textId="77777777" w:rsidR="00394EDE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它会思考了：遇到问题不再直接报错，而是会想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这个方法不行，我要不要换个方法试试？</w:t>
      </w:r>
      <w:r>
        <w:rPr>
          <w:rFonts w:ascii="Arial" w:eastAsia="等线" w:hAnsi="Arial" w:cs="Arial"/>
          <w:sz w:val="22"/>
        </w:rPr>
        <w:t>”</w:t>
      </w:r>
    </w:p>
    <w:p w14:paraId="04D494AF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从这一刻起，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不再是你手中的工具，而是你团队中的角色。你可以给它一个岗位名称（如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初级数据分析师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），给它一份岗位说明书（</w:t>
      </w:r>
      <w:r>
        <w:rPr>
          <w:rFonts w:ascii="Arial" w:eastAsia="等线" w:hAnsi="Arial" w:cs="Arial"/>
          <w:sz w:val="22"/>
        </w:rPr>
        <w:t>Prompt</w:t>
      </w:r>
      <w:r>
        <w:rPr>
          <w:rFonts w:ascii="Arial" w:eastAsia="等线" w:hAnsi="Arial" w:cs="Arial"/>
          <w:sz w:val="22"/>
        </w:rPr>
        <w:t>），然后放手让它去干活。</w:t>
      </w:r>
    </w:p>
    <w:p w14:paraId="6A58BC23" w14:textId="77777777" w:rsidR="00394EDE" w:rsidRDefault="00000000">
      <w:pPr>
        <w:spacing w:before="320" w:after="120" w:line="288" w:lineRule="auto"/>
        <w:jc w:val="left"/>
        <w:outlineLvl w:val="1"/>
      </w:pPr>
      <w:bookmarkStart w:id="40" w:name="heading_26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招聘室：数字员工的四维能力模型</w:t>
      </w:r>
      <w:bookmarkEnd w:id="40"/>
    </w:p>
    <w:p w14:paraId="69367E41" w14:textId="4E56C33A" w:rsidR="00394EDE" w:rsidRDefault="00000000">
      <w:pPr>
        <w:spacing w:before="120" w:after="120" w:line="288" w:lineRule="auto"/>
        <w:jc w:val="left"/>
        <w:rPr>
          <w:ins w:id="41" w:author="慧敏" w:date="2026-01-15T14:48:00Z" w16du:dateUtc="2026-01-15T06:48:00Z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既然把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看作员工，那么我们在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招聘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一个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时，应该考察哪些素质呢？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技术界通常把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拆解为</w:t>
      </w:r>
      <w:r>
        <w:rPr>
          <w:rFonts w:ascii="Arial" w:eastAsia="等线" w:hAnsi="Arial" w:cs="Arial"/>
          <w:sz w:val="22"/>
        </w:rPr>
        <w:t>“</w:t>
      </w:r>
      <w:proofErr w:type="spellStart"/>
      <w:r>
        <w:rPr>
          <w:rFonts w:ascii="Arial" w:eastAsia="等线" w:hAnsi="Arial" w:cs="Arial"/>
          <w:sz w:val="22"/>
        </w:rPr>
        <w:t>LLM+Memory+Planning+Skills</w:t>
      </w:r>
      <w:proofErr w:type="spellEnd"/>
      <w:r>
        <w:rPr>
          <w:rFonts w:ascii="Arial" w:eastAsia="等线" w:hAnsi="Arial" w:cs="Arial"/>
          <w:sz w:val="22"/>
        </w:rPr>
        <w:t>”</w:t>
      </w:r>
      <w:ins w:id="42" w:author="慧敏" w:date="2026-01-15T14:46:00Z" w16du:dateUtc="2026-01-15T06:46:00Z">
        <w:r w:rsidR="00256571">
          <w:rPr>
            <w:rFonts w:ascii="Arial" w:eastAsia="等线" w:hAnsi="Arial" w:cs="Arial" w:hint="eastAsia"/>
            <w:sz w:val="22"/>
          </w:rPr>
          <w:t>四个技术</w:t>
        </w:r>
      </w:ins>
      <w:ins w:id="43" w:author="慧敏" w:date="2026-01-15T14:44:00Z" w16du:dateUtc="2026-01-15T06:44:00Z">
        <w:r w:rsidR="00256571">
          <w:rPr>
            <w:rFonts w:ascii="Arial" w:eastAsia="等线" w:hAnsi="Arial" w:cs="Arial" w:hint="eastAsia"/>
            <w:sz w:val="22"/>
          </w:rPr>
          <w:t>几个部分</w:t>
        </w:r>
      </w:ins>
      <w:r>
        <w:rPr>
          <w:rFonts w:ascii="Arial" w:eastAsia="等线" w:hAnsi="Arial" w:cs="Arial"/>
          <w:sz w:val="22"/>
        </w:rPr>
        <w:t>，</w:t>
      </w:r>
      <w:del w:id="44" w:author="慧敏" w:date="2026-01-15T14:45:00Z" w16du:dateUtc="2026-01-15T06:45:00Z">
        <w:r w:rsidDel="00256571">
          <w:rPr>
            <w:rFonts w:ascii="Arial" w:eastAsia="等线" w:hAnsi="Arial" w:cs="Arial" w:hint="eastAsia"/>
            <w:sz w:val="22"/>
          </w:rPr>
          <w:delText>这太</w:delText>
        </w:r>
      </w:del>
      <w:ins w:id="45" w:author="慧敏" w:date="2026-01-15T14:45:00Z" w16du:dateUtc="2026-01-15T06:45:00Z">
        <w:r w:rsidR="00256571">
          <w:rPr>
            <w:rFonts w:ascii="Arial" w:eastAsia="等线" w:hAnsi="Arial" w:cs="Arial" w:hint="eastAsia"/>
            <w:sz w:val="22"/>
          </w:rPr>
          <w:t>这些技术名称对于普通读者还是有些</w:t>
        </w:r>
      </w:ins>
      <w:r>
        <w:rPr>
          <w:rFonts w:ascii="Arial" w:eastAsia="等线" w:hAnsi="Arial" w:cs="Arial"/>
          <w:sz w:val="22"/>
        </w:rPr>
        <w:t>晦涩了。</w:t>
      </w:r>
      <w:ins w:id="46" w:author="慧敏" w:date="2026-01-15T14:45:00Z" w16du:dateUtc="2026-01-15T06:45:00Z">
        <w:r w:rsidR="00256571">
          <w:rPr>
            <w:rFonts w:ascii="Arial" w:eastAsia="等线" w:hAnsi="Arial" w:cs="Arial" w:hint="eastAsia"/>
            <w:sz w:val="22"/>
          </w:rPr>
          <w:t>其实</w:t>
        </w:r>
      </w:ins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管理者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眼中，</w:t>
      </w:r>
      <w:del w:id="47" w:author="慧敏" w:date="2026-01-15T14:46:00Z" w16du:dateUtc="2026-01-15T06:46:00Z">
        <w:r w:rsidDel="00256571">
          <w:rPr>
            <w:rFonts w:ascii="Arial" w:eastAsia="等线" w:hAnsi="Arial" w:cs="Arial" w:hint="eastAsia"/>
            <w:sz w:val="22"/>
          </w:rPr>
          <w:delText>这其实</w:delText>
        </w:r>
      </w:del>
      <w:ins w:id="48" w:author="慧敏" w:date="2026-01-15T14:46:00Z" w16du:dateUtc="2026-01-15T06:46:00Z">
        <w:r w:rsidR="00256571">
          <w:rPr>
            <w:rFonts w:ascii="Arial" w:eastAsia="等线" w:hAnsi="Arial" w:cs="Arial" w:hint="eastAsia"/>
            <w:sz w:val="22"/>
          </w:rPr>
          <w:t>这四个技术组成部分</w:t>
        </w:r>
      </w:ins>
      <w:r>
        <w:rPr>
          <w:rFonts w:ascii="Arial" w:eastAsia="等线" w:hAnsi="Arial" w:cs="Arial"/>
          <w:sz w:val="22"/>
        </w:rPr>
        <w:t>就是员工的四维能力模型</w:t>
      </w:r>
      <w:ins w:id="49" w:author="慧敏" w:date="2026-01-15T14:48:00Z" w16du:dateUtc="2026-01-15T06:48:00Z">
        <w:r w:rsidR="000D741E">
          <w:rPr>
            <w:rFonts w:ascii="Arial" w:eastAsia="等线" w:hAnsi="Arial" w:cs="Arial" w:hint="eastAsia"/>
            <w:sz w:val="22"/>
          </w:rPr>
          <w:t>：智商、经验、规划能力、专业技能</w:t>
        </w:r>
      </w:ins>
      <w:r>
        <w:rPr>
          <w:rFonts w:ascii="Arial" w:eastAsia="等线" w:hAnsi="Arial" w:cs="Arial"/>
          <w:sz w:val="22"/>
        </w:rPr>
        <w:t>。</w:t>
      </w:r>
    </w:p>
    <w:p w14:paraId="72196253" w14:textId="77777777" w:rsidR="000D741E" w:rsidRDefault="000D741E">
      <w:pPr>
        <w:spacing w:before="120" w:after="120" w:line="288" w:lineRule="auto"/>
        <w:jc w:val="left"/>
      </w:pPr>
      <w:commentRangeStart w:id="50"/>
      <w:commentRangeEnd w:id="50"/>
      <w:ins w:id="51" w:author="慧敏" w:date="2026-01-15T14:48:00Z" w16du:dateUtc="2026-01-15T06:48:00Z">
        <w:r>
          <w:rPr>
            <w:rStyle w:val="a7"/>
          </w:rPr>
          <w:commentReference w:id="50"/>
        </w:r>
      </w:ins>
    </w:p>
    <w:p w14:paraId="6A9660E6" w14:textId="77777777" w:rsidR="00394EDE" w:rsidRDefault="00000000">
      <w:pPr>
        <w:spacing w:before="300" w:after="120" w:line="288" w:lineRule="auto"/>
        <w:jc w:val="left"/>
        <w:outlineLvl w:val="2"/>
      </w:pPr>
      <w:bookmarkStart w:id="52" w:name="heading_27"/>
      <w:r>
        <w:rPr>
          <w:rFonts w:ascii="Arial" w:eastAsia="等线" w:hAnsi="Arial" w:cs="Arial"/>
          <w:b/>
          <w:sz w:val="30"/>
        </w:rPr>
        <w:lastRenderedPageBreak/>
        <w:t xml:space="preserve">2.2.1 </w:t>
      </w:r>
      <w:r>
        <w:rPr>
          <w:rFonts w:ascii="Arial" w:eastAsia="等线" w:hAnsi="Arial" w:cs="Arial"/>
          <w:b/>
          <w:sz w:val="30"/>
        </w:rPr>
        <w:t>智商（</w:t>
      </w:r>
      <w:r>
        <w:rPr>
          <w:rFonts w:ascii="Arial" w:eastAsia="等线" w:hAnsi="Arial" w:cs="Arial"/>
          <w:b/>
          <w:sz w:val="30"/>
        </w:rPr>
        <w:t>LLM</w:t>
      </w:r>
      <w:r>
        <w:rPr>
          <w:rFonts w:ascii="Arial" w:eastAsia="等线" w:hAnsi="Arial" w:cs="Arial"/>
          <w:b/>
          <w:sz w:val="30"/>
        </w:rPr>
        <w:t>）：理解力的天花板</w:t>
      </w:r>
      <w:bookmarkEnd w:id="52"/>
    </w:p>
    <w:p w14:paraId="261036DE" w14:textId="77777777" w:rsidR="00394EDE" w:rsidRDefault="00000000">
      <w:pPr>
        <w:spacing w:before="120" w:after="120" w:line="288" w:lineRule="auto"/>
        <w:jc w:val="left"/>
      </w:pPr>
      <w:commentRangeStart w:id="53"/>
      <w:r>
        <w:rPr>
          <w:rFonts w:ascii="Arial" w:eastAsia="等线" w:hAnsi="Arial" w:cs="Arial"/>
          <w:sz w:val="22"/>
        </w:rPr>
        <w:t>对应技术组件：大语言模型（</w:t>
      </w:r>
      <w:r>
        <w:rPr>
          <w:rFonts w:ascii="Arial" w:eastAsia="等线" w:hAnsi="Arial" w:cs="Arial"/>
          <w:sz w:val="22"/>
        </w:rPr>
        <w:t>Brain</w:t>
      </w:r>
      <w:r>
        <w:rPr>
          <w:rFonts w:ascii="Arial" w:eastAsia="等线" w:hAnsi="Arial" w:cs="Arial"/>
          <w:sz w:val="22"/>
        </w:rPr>
        <w:t>）</w:t>
      </w:r>
    </w:p>
    <w:p w14:paraId="571597E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这是数字员工的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底子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  <w:commentRangeEnd w:id="53"/>
      <w:r w:rsidR="000D741E">
        <w:rPr>
          <w:rStyle w:val="a7"/>
        </w:rPr>
        <w:commentReference w:id="53"/>
      </w:r>
    </w:p>
    <w:p w14:paraId="72721831" w14:textId="77777777" w:rsidR="00394EDE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GPT-4o</w:t>
      </w:r>
      <w:r>
        <w:rPr>
          <w:rFonts w:ascii="Arial" w:eastAsia="等线" w:hAnsi="Arial" w:cs="Arial"/>
          <w:sz w:val="22"/>
        </w:rPr>
        <w:t>：相当于名校博士。逻辑缜密，能听懂复杂的弦外之音，能处理高难度的推理任务。适合担任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架构师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策划总监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等核心角色。</w:t>
      </w:r>
    </w:p>
    <w:p w14:paraId="1E16F961" w14:textId="77777777" w:rsidR="00394EDE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GPT-4o-mini</w:t>
      </w:r>
      <w:r>
        <w:rPr>
          <w:rFonts w:ascii="Arial" w:eastAsia="等线" w:hAnsi="Arial" w:cs="Arial"/>
          <w:sz w:val="22"/>
        </w:rPr>
        <w:t>：相当于勤奋的本科生。反应快，成本低，适合处理分类、提取、简单写作等基础工作。</w:t>
      </w:r>
    </w:p>
    <w:p w14:paraId="7269AF2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管理启示：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不要为了省钱给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首席战略官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配一个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本科生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的大脑，他会听不懂你的战略意图；也不要浪费资源给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前台接待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配一个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博士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的大脑，那是大材小用。因岗设人，是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设计的第一原则。</w:t>
      </w:r>
    </w:p>
    <w:p w14:paraId="5B71CF8C" w14:textId="77777777" w:rsidR="00394EDE" w:rsidRDefault="00000000">
      <w:pPr>
        <w:spacing w:before="300" w:after="120" w:line="288" w:lineRule="auto"/>
        <w:jc w:val="left"/>
        <w:outlineLvl w:val="2"/>
      </w:pPr>
      <w:bookmarkStart w:id="54" w:name="heading_28"/>
      <w:r>
        <w:rPr>
          <w:rFonts w:ascii="Arial" w:eastAsia="等线" w:hAnsi="Arial" w:cs="Arial"/>
          <w:b/>
          <w:sz w:val="30"/>
        </w:rPr>
        <w:t xml:space="preserve">2.2.2 </w:t>
      </w:r>
      <w:r>
        <w:rPr>
          <w:rFonts w:ascii="Arial" w:eastAsia="等线" w:hAnsi="Arial" w:cs="Arial"/>
          <w:b/>
          <w:sz w:val="30"/>
        </w:rPr>
        <w:t>经验（</w:t>
      </w:r>
      <w:r>
        <w:rPr>
          <w:rFonts w:ascii="Arial" w:eastAsia="等线" w:hAnsi="Arial" w:cs="Arial"/>
          <w:b/>
          <w:sz w:val="30"/>
        </w:rPr>
        <w:t>Memory</w:t>
      </w:r>
      <w:r>
        <w:rPr>
          <w:rFonts w:ascii="Arial" w:eastAsia="等线" w:hAnsi="Arial" w:cs="Arial"/>
          <w:b/>
          <w:sz w:val="30"/>
        </w:rPr>
        <w:t>）：上下文与知识库</w:t>
      </w:r>
      <w:bookmarkEnd w:id="54"/>
    </w:p>
    <w:p w14:paraId="38342047" w14:textId="77777777" w:rsidR="00394EDE" w:rsidRDefault="00000000">
      <w:pPr>
        <w:spacing w:before="120" w:after="120" w:line="288" w:lineRule="auto"/>
        <w:jc w:val="left"/>
      </w:pPr>
      <w:commentRangeStart w:id="55"/>
      <w:r>
        <w:rPr>
          <w:rFonts w:ascii="Arial" w:eastAsia="等线" w:hAnsi="Arial" w:cs="Arial"/>
          <w:sz w:val="22"/>
        </w:rPr>
        <w:t>对应技术组件：记忆模块（</w:t>
      </w:r>
      <w:r>
        <w:rPr>
          <w:rFonts w:ascii="Arial" w:eastAsia="等线" w:hAnsi="Arial" w:cs="Arial"/>
          <w:sz w:val="22"/>
        </w:rPr>
        <w:t>Memory &amp; RAG</w:t>
      </w:r>
      <w:r>
        <w:rPr>
          <w:rFonts w:ascii="Arial" w:eastAsia="等线" w:hAnsi="Arial" w:cs="Arial"/>
          <w:sz w:val="22"/>
        </w:rPr>
        <w:t>）</w:t>
      </w:r>
    </w:p>
    <w:p w14:paraId="42C70548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一个员工光有智商不够，还得</w:t>
      </w:r>
      <w:proofErr w:type="gramStart"/>
      <w:r>
        <w:rPr>
          <w:rFonts w:ascii="Arial" w:eastAsia="等线" w:hAnsi="Arial" w:cs="Arial"/>
          <w:sz w:val="22"/>
        </w:rPr>
        <w:t>懂公司</w:t>
      </w:r>
      <w:proofErr w:type="gramEnd"/>
      <w:r>
        <w:rPr>
          <w:rFonts w:ascii="Arial" w:eastAsia="等线" w:hAnsi="Arial" w:cs="Arial"/>
          <w:sz w:val="22"/>
        </w:rPr>
        <w:t>的业务。</w:t>
      </w:r>
      <w:commentRangeEnd w:id="55"/>
      <w:r w:rsidR="000D741E">
        <w:rPr>
          <w:rStyle w:val="a7"/>
        </w:rPr>
        <w:commentReference w:id="55"/>
      </w:r>
    </w:p>
    <w:p w14:paraId="68226B8D" w14:textId="77777777" w:rsidR="00394EDE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短期记忆（工作台）：他能记住当前任务的上下文。比如你刚才说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把这个改一下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，他知道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这个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指的是上一段的文案，而不是昨天的文案。</w:t>
      </w:r>
    </w:p>
    <w:p w14:paraId="0B84FC9B" w14:textId="77777777" w:rsidR="00394EDE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长期记忆（知识库）：他熟读公司的《员工手册》、《产品白皮书》和《过往案例库》。当你问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我们的退换货政策是什么？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时，他不需要现编，而是直接调取记忆回答。</w:t>
      </w:r>
    </w:p>
    <w:p w14:paraId="07DB8DDE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管理启示：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普通的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工具是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空降兵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，对你一无所知。而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老员工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，你喂给它的知识库越丰富，它的经验值就越高，工作就越顺手。</w:t>
      </w:r>
    </w:p>
    <w:p w14:paraId="0CDE4309" w14:textId="77777777" w:rsidR="00394EDE" w:rsidRDefault="00000000">
      <w:pPr>
        <w:spacing w:before="300" w:after="120" w:line="288" w:lineRule="auto"/>
        <w:jc w:val="left"/>
        <w:outlineLvl w:val="2"/>
      </w:pPr>
      <w:bookmarkStart w:id="56" w:name="heading_29"/>
      <w:r>
        <w:rPr>
          <w:rFonts w:ascii="Arial" w:eastAsia="等线" w:hAnsi="Arial" w:cs="Arial"/>
          <w:b/>
          <w:sz w:val="30"/>
        </w:rPr>
        <w:t xml:space="preserve">2.2.3 </w:t>
      </w:r>
      <w:r>
        <w:rPr>
          <w:rFonts w:ascii="Arial" w:eastAsia="等线" w:hAnsi="Arial" w:cs="Arial"/>
          <w:b/>
          <w:sz w:val="30"/>
        </w:rPr>
        <w:t>规划能力（</w:t>
      </w:r>
      <w:r>
        <w:rPr>
          <w:rFonts w:ascii="Arial" w:eastAsia="等线" w:hAnsi="Arial" w:cs="Arial"/>
          <w:b/>
          <w:sz w:val="30"/>
        </w:rPr>
        <w:t>Planning</w:t>
      </w:r>
      <w:r>
        <w:rPr>
          <w:rFonts w:ascii="Arial" w:eastAsia="等线" w:hAnsi="Arial" w:cs="Arial"/>
          <w:b/>
          <w:sz w:val="30"/>
        </w:rPr>
        <w:t>）：拆解任务的能力</w:t>
      </w:r>
      <w:bookmarkEnd w:id="56"/>
    </w:p>
    <w:p w14:paraId="45BE6B63" w14:textId="77777777" w:rsidR="00394EDE" w:rsidRDefault="00000000">
      <w:pPr>
        <w:spacing w:before="120" w:after="120" w:line="288" w:lineRule="auto"/>
        <w:jc w:val="left"/>
      </w:pPr>
      <w:commentRangeStart w:id="57"/>
      <w:r>
        <w:rPr>
          <w:rFonts w:ascii="Arial" w:eastAsia="等线" w:hAnsi="Arial" w:cs="Arial"/>
          <w:sz w:val="22"/>
        </w:rPr>
        <w:t>对应技术组件：规划能力（</w:t>
      </w:r>
      <w:r>
        <w:rPr>
          <w:rFonts w:ascii="Arial" w:eastAsia="等线" w:hAnsi="Arial" w:cs="Arial"/>
          <w:sz w:val="22"/>
        </w:rPr>
        <w:t>Planning</w:t>
      </w:r>
      <w:r>
        <w:rPr>
          <w:rFonts w:ascii="Arial" w:eastAsia="等线" w:hAnsi="Arial" w:cs="Arial"/>
          <w:sz w:val="22"/>
        </w:rPr>
        <w:t>）</w:t>
      </w:r>
      <w:commentRangeEnd w:id="57"/>
      <w:r w:rsidR="004F2EE7">
        <w:rPr>
          <w:rStyle w:val="a7"/>
        </w:rPr>
        <w:commentReference w:id="57"/>
      </w:r>
    </w:p>
    <w:p w14:paraId="352A9ADE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这是衡量一个员工</w:t>
      </w:r>
      <w:proofErr w:type="gramStart"/>
      <w:r>
        <w:rPr>
          <w:rFonts w:ascii="Arial" w:eastAsia="等线" w:hAnsi="Arial" w:cs="Arial"/>
          <w:sz w:val="22"/>
        </w:rPr>
        <w:t>是否靠谱的</w:t>
      </w:r>
      <w:proofErr w:type="gramEnd"/>
      <w:r>
        <w:rPr>
          <w:rFonts w:ascii="Arial" w:eastAsia="等线" w:hAnsi="Arial" w:cs="Arial"/>
          <w:sz w:val="22"/>
        </w:rPr>
        <w:t>关键。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当你布置一个模糊任务：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去把竞品的底细摸清楚。</w:t>
      </w:r>
      <w:r>
        <w:rPr>
          <w:rFonts w:ascii="Arial" w:eastAsia="等线" w:hAnsi="Arial" w:cs="Arial"/>
          <w:sz w:val="22"/>
        </w:rPr>
        <w:t>”</w:t>
      </w:r>
    </w:p>
    <w:p w14:paraId="3E8411B0" w14:textId="77777777" w:rsidR="00394EDE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执行力差的员工（普通</w:t>
      </w:r>
      <w:r>
        <w:rPr>
          <w:rFonts w:ascii="Arial" w:eastAsia="等线" w:hAnsi="Arial" w:cs="Arial"/>
          <w:sz w:val="22"/>
        </w:rPr>
        <w:t>Chat</w:t>
      </w:r>
      <w:r>
        <w:rPr>
          <w:rFonts w:ascii="Arial" w:eastAsia="等线" w:hAnsi="Arial" w:cs="Arial"/>
          <w:sz w:val="22"/>
        </w:rPr>
        <w:t>）：直接给你写一段泛泛而谈</w:t>
      </w:r>
      <w:proofErr w:type="gramStart"/>
      <w:r>
        <w:rPr>
          <w:rFonts w:ascii="Arial" w:eastAsia="等线" w:hAnsi="Arial" w:cs="Arial"/>
          <w:sz w:val="22"/>
        </w:rPr>
        <w:t>的竞品介绍</w:t>
      </w:r>
      <w:proofErr w:type="gramEnd"/>
      <w:r>
        <w:rPr>
          <w:rFonts w:ascii="Arial" w:eastAsia="等线" w:hAnsi="Arial" w:cs="Arial"/>
          <w:sz w:val="22"/>
        </w:rPr>
        <w:t>，或者反问你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查哪个竞品？查什么数据？</w:t>
      </w:r>
      <w:r>
        <w:rPr>
          <w:rFonts w:ascii="Arial" w:eastAsia="等线" w:hAnsi="Arial" w:cs="Arial"/>
          <w:sz w:val="22"/>
        </w:rPr>
        <w:t>”</w:t>
      </w:r>
    </w:p>
    <w:p w14:paraId="6BA75B03" w14:textId="77777777" w:rsidR="00394EDE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执行力强的员工（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）：会自己心里盘算：</w:t>
      </w:r>
    </w:p>
    <w:p w14:paraId="0E5B6646" w14:textId="77777777" w:rsidR="00394EDE" w:rsidRDefault="00000000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老板没说竞品是谁，我先去</w:t>
      </w:r>
      <w:proofErr w:type="gramStart"/>
      <w:r>
        <w:rPr>
          <w:rFonts w:ascii="Arial" w:eastAsia="等线" w:hAnsi="Arial" w:cs="Arial"/>
          <w:sz w:val="22"/>
        </w:rPr>
        <w:t>搜</w:t>
      </w:r>
      <w:proofErr w:type="gramEnd"/>
      <w:r>
        <w:rPr>
          <w:rFonts w:ascii="Arial" w:eastAsia="等线" w:hAnsi="Arial" w:cs="Arial"/>
          <w:sz w:val="22"/>
        </w:rPr>
        <w:t>一下行业前三名。</w:t>
      </w:r>
      <w:r>
        <w:rPr>
          <w:rFonts w:ascii="Arial" w:eastAsia="等线" w:hAnsi="Arial" w:cs="Arial"/>
          <w:sz w:val="22"/>
        </w:rPr>
        <w:t>”</w:t>
      </w:r>
    </w:p>
    <w:p w14:paraId="636F395C" w14:textId="77777777" w:rsidR="00394EDE" w:rsidRDefault="00000000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摸底细通常包括价格、功能、评价。我得分别去官网和社交媒体查。</w:t>
      </w:r>
      <w:r>
        <w:rPr>
          <w:rFonts w:ascii="Arial" w:eastAsia="等线" w:hAnsi="Arial" w:cs="Arial"/>
          <w:sz w:val="22"/>
        </w:rPr>
        <w:t>”</w:t>
      </w:r>
    </w:p>
    <w:p w14:paraId="3CF86586" w14:textId="77777777" w:rsidR="00394EDE" w:rsidRDefault="00000000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查完数据要做个表，这样老板看得清楚。</w:t>
      </w:r>
      <w:r>
        <w:rPr>
          <w:rFonts w:ascii="Arial" w:eastAsia="等线" w:hAnsi="Arial" w:cs="Arial"/>
          <w:sz w:val="22"/>
        </w:rPr>
        <w:t>”</w:t>
      </w:r>
    </w:p>
    <w:p w14:paraId="205B9D20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管理启示：</w:t>
      </w:r>
      <w:r>
        <w:rPr>
          <w:rFonts w:ascii="Arial" w:eastAsia="等线" w:hAnsi="Arial" w:cs="Arial"/>
          <w:sz w:val="22"/>
        </w:rPr>
        <w:t xml:space="preserve"> Agent</w:t>
      </w:r>
      <w:r>
        <w:rPr>
          <w:rFonts w:ascii="Arial" w:eastAsia="等线" w:hAnsi="Arial" w:cs="Arial"/>
          <w:sz w:val="22"/>
        </w:rPr>
        <w:t>之所以能独立工作，就是因为它具备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自我拆解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的能力。它能把一个大目标拆成一串小动作，并</w:t>
      </w:r>
      <w:proofErr w:type="gramStart"/>
      <w:r>
        <w:rPr>
          <w:rFonts w:ascii="Arial" w:eastAsia="等线" w:hAnsi="Arial" w:cs="Arial"/>
          <w:sz w:val="22"/>
        </w:rPr>
        <w:t>一</w:t>
      </w:r>
      <w:proofErr w:type="gramEnd"/>
      <w:r>
        <w:rPr>
          <w:rFonts w:ascii="Arial" w:eastAsia="等线" w:hAnsi="Arial" w:cs="Arial"/>
          <w:sz w:val="22"/>
        </w:rPr>
        <w:t>步步执行下去。</w:t>
      </w:r>
    </w:p>
    <w:p w14:paraId="75A78720" w14:textId="77777777" w:rsidR="00394EDE" w:rsidRDefault="00000000">
      <w:pPr>
        <w:spacing w:before="300" w:after="120" w:line="288" w:lineRule="auto"/>
        <w:jc w:val="left"/>
        <w:outlineLvl w:val="2"/>
      </w:pPr>
      <w:bookmarkStart w:id="58" w:name="heading_30"/>
      <w:r>
        <w:rPr>
          <w:rFonts w:ascii="Arial" w:eastAsia="等线" w:hAnsi="Arial" w:cs="Arial"/>
          <w:b/>
          <w:sz w:val="30"/>
        </w:rPr>
        <w:t xml:space="preserve">2.2.4 </w:t>
      </w:r>
      <w:r>
        <w:rPr>
          <w:rFonts w:ascii="Arial" w:eastAsia="等线" w:hAnsi="Arial" w:cs="Arial"/>
          <w:b/>
          <w:sz w:val="30"/>
        </w:rPr>
        <w:t>专业技能（</w:t>
      </w:r>
      <w:r>
        <w:rPr>
          <w:rFonts w:ascii="Arial" w:eastAsia="等线" w:hAnsi="Arial" w:cs="Arial"/>
          <w:b/>
          <w:sz w:val="30"/>
        </w:rPr>
        <w:t>Skills</w:t>
      </w:r>
      <w:r>
        <w:rPr>
          <w:rFonts w:ascii="Arial" w:eastAsia="等线" w:hAnsi="Arial" w:cs="Arial"/>
          <w:b/>
          <w:sz w:val="30"/>
        </w:rPr>
        <w:t>）：手中的工具箱</w:t>
      </w:r>
      <w:bookmarkEnd w:id="58"/>
    </w:p>
    <w:p w14:paraId="36F7C0CD" w14:textId="77777777" w:rsidR="00394EDE" w:rsidRDefault="00000000">
      <w:pPr>
        <w:spacing w:before="120" w:after="120" w:line="288" w:lineRule="auto"/>
        <w:jc w:val="left"/>
      </w:pPr>
      <w:commentRangeStart w:id="59"/>
      <w:r>
        <w:rPr>
          <w:rFonts w:ascii="Arial" w:eastAsia="等线" w:hAnsi="Arial" w:cs="Arial"/>
          <w:sz w:val="22"/>
        </w:rPr>
        <w:t>对应技术组件：工具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技能（</w:t>
      </w:r>
      <w:r>
        <w:rPr>
          <w:rFonts w:ascii="Arial" w:eastAsia="等线" w:hAnsi="Arial" w:cs="Arial"/>
          <w:sz w:val="22"/>
        </w:rPr>
        <w:t>Skills</w:t>
      </w:r>
      <w:r>
        <w:rPr>
          <w:rFonts w:ascii="Arial" w:eastAsia="等线" w:hAnsi="Arial" w:cs="Arial"/>
          <w:sz w:val="22"/>
        </w:rPr>
        <w:t>）</w:t>
      </w:r>
      <w:commentRangeEnd w:id="59"/>
      <w:r w:rsidR="004F2EE7">
        <w:rPr>
          <w:rStyle w:val="a7"/>
        </w:rPr>
        <w:commentReference w:id="59"/>
      </w:r>
    </w:p>
    <w:p w14:paraId="59AC3AC8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这是员工的硬技能。</w:t>
      </w:r>
    </w:p>
    <w:p w14:paraId="3F580158" w14:textId="77777777" w:rsidR="00394EDE" w:rsidRDefault="00000000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联网技能：相当于给他配了网线，能查最新资讯。</w:t>
      </w:r>
    </w:p>
    <w:p w14:paraId="2E385C05" w14:textId="77777777" w:rsidR="00394EDE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绘图技能：相当于给他装了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绘图工具</w:t>
      </w:r>
      <w:r>
        <w:rPr>
          <w:rFonts w:ascii="Arial" w:eastAsia="等线" w:hAnsi="Arial" w:cs="Arial"/>
          <w:sz w:val="22"/>
        </w:rPr>
        <w:t>Midjourney</w:t>
      </w:r>
      <w:r>
        <w:rPr>
          <w:rFonts w:ascii="Arial" w:eastAsia="等线" w:hAnsi="Arial" w:cs="Arial"/>
          <w:sz w:val="22"/>
        </w:rPr>
        <w:t>，能做海报设计。</w:t>
      </w:r>
    </w:p>
    <w:p w14:paraId="432EF77E" w14:textId="77777777" w:rsidR="00394EDE" w:rsidRDefault="00000000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数据技能：相当于给他装了数据分析工具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，能做复杂计算。</w:t>
      </w:r>
    </w:p>
    <w:p w14:paraId="7BD98824" w14:textId="77777777" w:rsidR="00394EDE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连接技能：相当于给他开了飞书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钉钉功能权限，能发所有通知。</w:t>
      </w:r>
    </w:p>
    <w:p w14:paraId="6348D871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管理启示：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技能定义了角色的边界。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一个没有联网技能的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，哪怕智商再高，也做不了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新闻早报员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。在设计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时，你必须明确：为了完成这个岗位的工作，他必须配备哪些工具？</w:t>
      </w:r>
    </w:p>
    <w:p w14:paraId="7CA4618E" w14:textId="77777777" w:rsidR="00394EDE" w:rsidRDefault="00000000">
      <w:pPr>
        <w:spacing w:before="320" w:after="120" w:line="288" w:lineRule="auto"/>
        <w:jc w:val="left"/>
        <w:outlineLvl w:val="1"/>
      </w:pPr>
      <w:bookmarkStart w:id="60" w:name="heading_31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模式论：如何组织你的数字团队</w:t>
      </w:r>
      <w:bookmarkEnd w:id="60"/>
    </w:p>
    <w:p w14:paraId="493F841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既然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是员工，那么我们就不止一种用法。根据任务的复杂度，我们可以构建不同的组织形态。</w:t>
      </w:r>
    </w:p>
    <w:p w14:paraId="24BC2C5F" w14:textId="77777777" w:rsidR="00394EDE" w:rsidRDefault="00000000">
      <w:pPr>
        <w:spacing w:before="300" w:after="120" w:line="288" w:lineRule="auto"/>
        <w:jc w:val="left"/>
        <w:outlineLvl w:val="2"/>
      </w:pPr>
      <w:bookmarkStart w:id="61" w:name="heading_32"/>
      <w:r>
        <w:rPr>
          <w:rFonts w:ascii="Arial" w:eastAsia="等线" w:hAnsi="Arial" w:cs="Arial"/>
          <w:b/>
          <w:sz w:val="30"/>
        </w:rPr>
        <w:t xml:space="preserve">2.3.1 </w:t>
      </w:r>
      <w:r>
        <w:rPr>
          <w:rFonts w:ascii="Arial" w:eastAsia="等线" w:hAnsi="Arial" w:cs="Arial"/>
          <w:b/>
          <w:sz w:val="30"/>
        </w:rPr>
        <w:t>独狼模式（</w:t>
      </w:r>
      <w:r>
        <w:rPr>
          <w:rFonts w:ascii="Arial" w:eastAsia="等线" w:hAnsi="Arial" w:cs="Arial"/>
          <w:b/>
          <w:sz w:val="30"/>
        </w:rPr>
        <w:t>Single Agent</w:t>
      </w:r>
      <w:r>
        <w:rPr>
          <w:rFonts w:ascii="Arial" w:eastAsia="等线" w:hAnsi="Arial" w:cs="Arial"/>
          <w:b/>
          <w:sz w:val="30"/>
        </w:rPr>
        <w:t>）</w:t>
      </w:r>
      <w:bookmarkEnd w:id="61"/>
    </w:p>
    <w:p w14:paraId="61FEF833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这是最常见的形态。你招聘一个全能型员工，让他独立完成一项闭环任务。</w:t>
      </w:r>
    </w:p>
    <w:p w14:paraId="0D84A581" w14:textId="77777777" w:rsidR="00394EDE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适用场景：写一篇公众号文章、整理一份会议纪要、翻译一份文档。</w:t>
      </w:r>
    </w:p>
    <w:p w14:paraId="34CE0BB3" w14:textId="77777777" w:rsidR="00394EDE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特点：简单、直接、成本低。</w:t>
      </w:r>
    </w:p>
    <w:p w14:paraId="5FA39097" w14:textId="77777777" w:rsidR="00394EDE" w:rsidRDefault="00000000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风险：就像现实中的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全能干事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一样，如果任务太杂，他容易顾此失彼，质量不稳定。</w:t>
      </w:r>
    </w:p>
    <w:p w14:paraId="20EEE466" w14:textId="77777777" w:rsidR="00394EDE" w:rsidRDefault="00000000">
      <w:pPr>
        <w:spacing w:before="300" w:after="120" w:line="288" w:lineRule="auto"/>
        <w:jc w:val="left"/>
        <w:outlineLvl w:val="2"/>
      </w:pPr>
      <w:bookmarkStart w:id="62" w:name="heading_33"/>
      <w:r>
        <w:rPr>
          <w:rFonts w:ascii="Arial" w:eastAsia="等线" w:hAnsi="Arial" w:cs="Arial"/>
          <w:b/>
          <w:sz w:val="30"/>
        </w:rPr>
        <w:t xml:space="preserve">2.3.2 </w:t>
      </w:r>
      <w:r>
        <w:rPr>
          <w:rFonts w:ascii="Arial" w:eastAsia="等线" w:hAnsi="Arial" w:cs="Arial"/>
          <w:b/>
          <w:sz w:val="30"/>
        </w:rPr>
        <w:t>流水线模式（</w:t>
      </w:r>
      <w:r>
        <w:rPr>
          <w:rFonts w:ascii="Arial" w:eastAsia="等线" w:hAnsi="Arial" w:cs="Arial"/>
          <w:b/>
          <w:sz w:val="30"/>
        </w:rPr>
        <w:t>SOP Workflow</w:t>
      </w:r>
      <w:r>
        <w:rPr>
          <w:rFonts w:ascii="Arial" w:eastAsia="等线" w:hAnsi="Arial" w:cs="Arial"/>
          <w:b/>
          <w:sz w:val="30"/>
        </w:rPr>
        <w:t>）</w:t>
      </w:r>
      <w:bookmarkEnd w:id="62"/>
    </w:p>
    <w:p w14:paraId="07BCD3FB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当任务变得复杂时，比如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运营一个爆款账号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，靠一个人（单体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）肯定搞不定。这时候，你需要搭建一条流水线。</w:t>
      </w:r>
    </w:p>
    <w:p w14:paraId="721CFD20" w14:textId="77777777" w:rsidR="00394EDE" w:rsidRDefault="00000000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岗位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（选题官）：只负责每天搜集热点，输出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个选题。</w:t>
      </w:r>
    </w:p>
    <w:p w14:paraId="5D27B6A0" w14:textId="77777777" w:rsidR="00394EDE" w:rsidRDefault="00000000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岗位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（大纲师）：接过选题，只负责写大纲结构。</w:t>
      </w:r>
    </w:p>
    <w:p w14:paraId="5795F7A8" w14:textId="77777777" w:rsidR="00394EDE" w:rsidRDefault="00000000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岗位</w:t>
      </w:r>
      <w:r>
        <w:rPr>
          <w:rFonts w:ascii="Arial" w:eastAsia="等线" w:hAnsi="Arial" w:cs="Arial"/>
          <w:sz w:val="22"/>
        </w:rPr>
        <w:t>C</w:t>
      </w:r>
      <w:r>
        <w:rPr>
          <w:rFonts w:ascii="Arial" w:eastAsia="等线" w:hAnsi="Arial" w:cs="Arial"/>
          <w:sz w:val="22"/>
        </w:rPr>
        <w:t>（撰稿人）：接过大纲，只负责填肉写作。</w:t>
      </w:r>
    </w:p>
    <w:p w14:paraId="2F4AD893" w14:textId="77777777" w:rsidR="00394EDE" w:rsidRDefault="00000000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岗位</w:t>
      </w:r>
      <w:r>
        <w:rPr>
          <w:rFonts w:ascii="Arial" w:eastAsia="等线" w:hAnsi="Arial" w:cs="Arial"/>
          <w:sz w:val="22"/>
        </w:rPr>
        <w:t>D</w:t>
      </w:r>
      <w:r>
        <w:rPr>
          <w:rFonts w:ascii="Arial" w:eastAsia="等线" w:hAnsi="Arial" w:cs="Arial"/>
          <w:sz w:val="22"/>
        </w:rPr>
        <w:t>（审校员）：接过文章，只负责挑错和润色。</w:t>
      </w:r>
    </w:p>
    <w:p w14:paraId="6563527F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管理启示：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专业的人做专业的事。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把一个大任务拆碎，分给一串小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，每个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只做一件事，但把它做到极致。这就是工业革命的精髓，也是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工作流的精髓。</w:t>
      </w:r>
    </w:p>
    <w:p w14:paraId="2E60BCD6" w14:textId="77777777" w:rsidR="00394EDE" w:rsidRDefault="00000000">
      <w:pPr>
        <w:spacing w:before="320" w:after="120" w:line="288" w:lineRule="auto"/>
        <w:jc w:val="left"/>
        <w:outlineLvl w:val="1"/>
      </w:pPr>
      <w:bookmarkStart w:id="63" w:name="heading_34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边界线：给员工立规矩</w:t>
      </w:r>
      <w:bookmarkEnd w:id="63"/>
    </w:p>
    <w:p w14:paraId="50392A65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把工作交给数字员工，不代表你可以当甩手掌柜。为了防止他们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闯祸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，你需要建立</w:t>
      </w:r>
      <w:r>
        <w:rPr>
          <w:rFonts w:ascii="Arial" w:eastAsia="等线" w:hAnsi="Arial" w:cs="Arial"/>
          <w:sz w:val="22"/>
        </w:rPr>
        <w:t>HIL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Human-in-the-loop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人在回路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机制。简单来说，就是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关键节点，人工确认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3C1C3790" w14:textId="77777777" w:rsidR="00394EDE" w:rsidRDefault="00000000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只读不写：查数据、做分析，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可以随便干。</w:t>
      </w:r>
    </w:p>
    <w:p w14:paraId="218C651C" w14:textId="77777777" w:rsidR="00394EDE" w:rsidRDefault="00000000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发布请求：发邮件、</w:t>
      </w:r>
      <w:proofErr w:type="gramStart"/>
      <w:r>
        <w:rPr>
          <w:rFonts w:ascii="Arial" w:eastAsia="等线" w:hAnsi="Arial" w:cs="Arial"/>
          <w:sz w:val="22"/>
        </w:rPr>
        <w:t>发推特</w:t>
      </w:r>
      <w:proofErr w:type="gramEnd"/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必须停下来，</w:t>
      </w:r>
      <w:proofErr w:type="gramStart"/>
      <w:r>
        <w:rPr>
          <w:rFonts w:ascii="Arial" w:eastAsia="等线" w:hAnsi="Arial" w:cs="Arial"/>
          <w:sz w:val="22"/>
        </w:rPr>
        <w:t>弹窗请求</w:t>
      </w:r>
      <w:proofErr w:type="gramEnd"/>
      <w:r>
        <w:rPr>
          <w:rFonts w:ascii="Arial" w:eastAsia="等线" w:hAnsi="Arial" w:cs="Arial"/>
          <w:sz w:val="22"/>
        </w:rPr>
        <w:t>你的批准：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老板，邮件写好了，您看一眼能发吗？</w:t>
      </w:r>
      <w:r>
        <w:rPr>
          <w:rFonts w:ascii="Arial" w:eastAsia="等线" w:hAnsi="Arial" w:cs="Arial"/>
          <w:sz w:val="22"/>
        </w:rPr>
        <w:t>”</w:t>
      </w:r>
    </w:p>
    <w:p w14:paraId="220F95D3" w14:textId="77777777" w:rsidR="00394EDE" w:rsidRDefault="00000000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资金操作：凡是涉及花钱的，必须人工二次验证。</w:t>
      </w:r>
    </w:p>
    <w:p w14:paraId="4AF39166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管理启示：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信任是建立在控制之上的，</w:t>
      </w:r>
      <w:r>
        <w:rPr>
          <w:rFonts w:ascii="Arial" w:eastAsia="等线" w:hAnsi="Arial" w:cs="Arial"/>
          <w:sz w:val="22"/>
        </w:rPr>
        <w:t>HIL</w:t>
      </w:r>
      <w:r>
        <w:rPr>
          <w:rFonts w:ascii="Arial" w:eastAsia="等线" w:hAnsi="Arial" w:cs="Arial"/>
          <w:sz w:val="22"/>
        </w:rPr>
        <w:t>是人机协作的安全带。</w:t>
      </w:r>
    </w:p>
    <w:p w14:paraId="7D1DD669" w14:textId="77777777" w:rsidR="00394EDE" w:rsidRDefault="00000000">
      <w:pPr>
        <w:spacing w:before="320" w:after="120" w:line="288" w:lineRule="auto"/>
        <w:jc w:val="left"/>
        <w:outlineLvl w:val="1"/>
      </w:pPr>
      <w:bookmarkStart w:id="64" w:name="heading_35"/>
      <w:r>
        <w:rPr>
          <w:rFonts w:ascii="Arial" w:eastAsia="等线" w:hAnsi="Arial" w:cs="Arial"/>
          <w:b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实战营：从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一句话指令</w:t>
      </w:r>
      <w:r>
        <w:rPr>
          <w:rFonts w:ascii="Arial" w:eastAsia="等线" w:hAnsi="Arial" w:cs="Arial"/>
          <w:b/>
          <w:sz w:val="32"/>
        </w:rPr>
        <w:t>”</w:t>
      </w:r>
      <w:r>
        <w:rPr>
          <w:rFonts w:ascii="Arial" w:eastAsia="等线" w:hAnsi="Arial" w:cs="Arial"/>
          <w:b/>
          <w:sz w:val="32"/>
        </w:rPr>
        <w:t>到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岗位说明书</w:t>
      </w:r>
      <w:r>
        <w:rPr>
          <w:rFonts w:ascii="Arial" w:eastAsia="等线" w:hAnsi="Arial" w:cs="Arial"/>
          <w:b/>
          <w:sz w:val="32"/>
        </w:rPr>
        <w:t>”</w:t>
      </w:r>
      <w:bookmarkEnd w:id="64"/>
    </w:p>
    <w:p w14:paraId="7CB76A9C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在上一版中，我们展示了复杂的代码。但在这一版，我们回归本质：如何像管理者一样思考？</w:t>
      </w:r>
    </w:p>
    <w:p w14:paraId="2381D53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我们将通过一个真实的演练，带你体验如何把一个模糊的需求，</w:t>
      </w:r>
      <w:proofErr w:type="gramStart"/>
      <w:r>
        <w:rPr>
          <w:rFonts w:ascii="Arial" w:eastAsia="等线" w:hAnsi="Arial" w:cs="Arial"/>
          <w:sz w:val="22"/>
        </w:rPr>
        <w:t>一</w:t>
      </w:r>
      <w:proofErr w:type="gramEnd"/>
      <w:r>
        <w:rPr>
          <w:rFonts w:ascii="Arial" w:eastAsia="等线" w:hAnsi="Arial" w:cs="Arial"/>
          <w:sz w:val="22"/>
        </w:rPr>
        <w:t>步步打磨成一份标准的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岗位说明书（</w:t>
      </w:r>
      <w:r>
        <w:rPr>
          <w:rFonts w:ascii="Arial" w:eastAsia="等线" w:hAnsi="Arial" w:cs="Arial"/>
          <w:sz w:val="22"/>
        </w:rPr>
        <w:t>JD</w:t>
      </w:r>
      <w:r>
        <w:rPr>
          <w:rFonts w:ascii="Arial" w:eastAsia="等线" w:hAnsi="Arial" w:cs="Arial"/>
          <w:sz w:val="22"/>
        </w:rPr>
        <w:t>）。</w:t>
      </w:r>
    </w:p>
    <w:p w14:paraId="46DE54A9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场景：你需要一个帮手写周报</w:t>
      </w:r>
    </w:p>
    <w:p w14:paraId="5A62A684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第一阶段：小白用户的指令（</w:t>
      </w:r>
      <w:r>
        <w:rPr>
          <w:rFonts w:ascii="Arial" w:eastAsia="等线" w:hAnsi="Arial" w:cs="Arial"/>
          <w:sz w:val="22"/>
        </w:rPr>
        <w:t>Prompt 1.0</w:t>
      </w:r>
      <w:r>
        <w:rPr>
          <w:rFonts w:ascii="Arial" w:eastAsia="等线" w:hAnsi="Arial" w:cs="Arial"/>
          <w:sz w:val="22"/>
        </w:rPr>
        <w:t>）</w:t>
      </w:r>
    </w:p>
    <w:p w14:paraId="0257891A" w14:textId="77777777" w:rsidR="004F2EE7" w:rsidRPr="004F2EE7" w:rsidRDefault="00000000">
      <w:pPr>
        <w:spacing w:before="120" w:after="120" w:line="288" w:lineRule="auto"/>
        <w:jc w:val="left"/>
        <w:rPr>
          <w:ins w:id="65" w:author="慧敏" w:date="2026-01-15T15:16:00Z" w16du:dateUtc="2026-01-15T07:16:00Z"/>
          <w:rFonts w:ascii="楷体" w:eastAsia="楷体" w:hAnsi="楷体" w:cs="Arial"/>
          <w:sz w:val="22"/>
          <w:rPrChange w:id="66" w:author="慧敏" w:date="2026-01-15T15:16:00Z" w16du:dateUtc="2026-01-15T07:16:00Z">
            <w:rPr>
              <w:ins w:id="67" w:author="慧敏" w:date="2026-01-15T15:16:00Z" w16du:dateUtc="2026-01-15T07:16:00Z"/>
              <w:rFonts w:ascii="Arial" w:eastAsia="等线" w:hAnsi="Arial" w:cs="Arial"/>
              <w:sz w:val="22"/>
            </w:rPr>
          </w:rPrChange>
        </w:rPr>
      </w:pPr>
      <w:commentRangeStart w:id="68"/>
      <w:r w:rsidRPr="004F2EE7">
        <w:rPr>
          <w:rFonts w:ascii="楷体" w:eastAsia="楷体" w:hAnsi="楷体" w:cs="Arial"/>
          <w:sz w:val="22"/>
          <w:rPrChange w:id="69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用户：帮我写个周报。</w:t>
      </w:r>
    </w:p>
    <w:p w14:paraId="159B0EF7" w14:textId="4F86D2F3" w:rsidR="00394EDE" w:rsidRPr="004F2EE7" w:rsidRDefault="00000000">
      <w:pPr>
        <w:spacing w:before="120" w:after="120" w:line="288" w:lineRule="auto"/>
        <w:jc w:val="left"/>
        <w:rPr>
          <w:rFonts w:ascii="楷体" w:eastAsia="楷体" w:hAnsi="楷体"/>
          <w:rPrChange w:id="70" w:author="慧敏" w:date="2026-01-15T15:16:00Z" w16du:dateUtc="2026-01-15T07:16:00Z">
            <w:rPr/>
          </w:rPrChange>
        </w:rPr>
      </w:pPr>
      <w:r w:rsidRPr="004F2EE7">
        <w:rPr>
          <w:rFonts w:ascii="楷体" w:eastAsia="楷体" w:hAnsi="楷体" w:cs="Arial"/>
          <w:sz w:val="22"/>
          <w:rPrChange w:id="71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AI</w:t>
      </w:r>
      <w:r w:rsidRPr="004F2EE7">
        <w:rPr>
          <w:rFonts w:ascii="楷体" w:eastAsia="楷体" w:hAnsi="楷体" w:cs="Arial"/>
          <w:sz w:val="22"/>
          <w:rPrChange w:id="72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：好的，请问您本周做了什么？周报要发给谁？格式有什么要求？</w:t>
      </w:r>
      <w:commentRangeEnd w:id="68"/>
      <w:r w:rsidR="004F2EE7">
        <w:rPr>
          <w:rStyle w:val="a7"/>
        </w:rPr>
        <w:commentReference w:id="68"/>
      </w:r>
    </w:p>
    <w:p w14:paraId="7899DA9E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问题：这是典型的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把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当搜索框用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。你输入太少，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只能瞎猜，或者反问你。效率极低。</w:t>
      </w:r>
    </w:p>
    <w:p w14:paraId="4164C4C7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第二阶段：进</w:t>
      </w:r>
      <w:proofErr w:type="gramStart"/>
      <w:r>
        <w:rPr>
          <w:rFonts w:ascii="Arial" w:eastAsia="等线" w:hAnsi="Arial" w:cs="Arial"/>
          <w:sz w:val="22"/>
        </w:rPr>
        <w:t>阶用户</w:t>
      </w:r>
      <w:proofErr w:type="gramEnd"/>
      <w:r>
        <w:rPr>
          <w:rFonts w:ascii="Arial" w:eastAsia="等线" w:hAnsi="Arial" w:cs="Arial"/>
          <w:sz w:val="22"/>
        </w:rPr>
        <w:t>的指令（</w:t>
      </w:r>
      <w:r>
        <w:rPr>
          <w:rFonts w:ascii="Arial" w:eastAsia="等线" w:hAnsi="Arial" w:cs="Arial"/>
          <w:sz w:val="22"/>
        </w:rPr>
        <w:t>Prompt 2.0</w:t>
      </w:r>
      <w:r>
        <w:rPr>
          <w:rFonts w:ascii="Arial" w:eastAsia="等线" w:hAnsi="Arial" w:cs="Arial"/>
          <w:sz w:val="22"/>
        </w:rPr>
        <w:t>）</w:t>
      </w:r>
    </w:p>
    <w:p w14:paraId="4C2162F5" w14:textId="77777777" w:rsidR="004F2EE7" w:rsidRPr="004F2EE7" w:rsidRDefault="00000000">
      <w:pPr>
        <w:spacing w:before="120" w:after="120" w:line="288" w:lineRule="auto"/>
        <w:jc w:val="left"/>
        <w:rPr>
          <w:ins w:id="73" w:author="慧敏" w:date="2026-01-15T15:16:00Z" w16du:dateUtc="2026-01-15T07:16:00Z"/>
          <w:rFonts w:ascii="楷体" w:eastAsia="楷体" w:hAnsi="楷体" w:cs="Arial"/>
          <w:sz w:val="22"/>
          <w:rPrChange w:id="74" w:author="慧敏" w:date="2026-01-15T15:16:00Z" w16du:dateUtc="2026-01-15T07:16:00Z">
            <w:rPr>
              <w:ins w:id="75" w:author="慧敏" w:date="2026-01-15T15:16:00Z" w16du:dateUtc="2026-01-15T07:16:00Z"/>
              <w:rFonts w:ascii="Arial" w:eastAsia="等线" w:hAnsi="Arial" w:cs="Arial"/>
              <w:sz w:val="22"/>
            </w:rPr>
          </w:rPrChange>
        </w:rPr>
      </w:pPr>
      <w:r w:rsidRPr="004F2EE7">
        <w:rPr>
          <w:rFonts w:ascii="楷体" w:eastAsia="楷体" w:hAnsi="楷体" w:cs="Arial"/>
          <w:sz w:val="22"/>
          <w:rPrChange w:id="76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用户：你是一个资深行政助理。请根据我提供的以下工作记录（</w:t>
      </w:r>
      <w:r w:rsidRPr="004F2EE7">
        <w:rPr>
          <w:rFonts w:ascii="楷体" w:eastAsia="楷体" w:hAnsi="楷体" w:cs="Arial"/>
          <w:sz w:val="22"/>
          <w:rPrChange w:id="77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[</w:t>
      </w:r>
      <w:r w:rsidRPr="004F2EE7">
        <w:rPr>
          <w:rFonts w:ascii="楷体" w:eastAsia="楷体" w:hAnsi="楷体" w:cs="Arial"/>
          <w:sz w:val="22"/>
          <w:rPrChange w:id="78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记录</w:t>
      </w:r>
      <w:r w:rsidRPr="004F2EE7">
        <w:rPr>
          <w:rFonts w:ascii="楷体" w:eastAsia="楷体" w:hAnsi="楷体" w:cs="Arial"/>
          <w:sz w:val="22"/>
          <w:rPrChange w:id="79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1]</w:t>
      </w:r>
      <w:r w:rsidRPr="004F2EE7">
        <w:rPr>
          <w:rFonts w:ascii="楷体" w:eastAsia="楷体" w:hAnsi="楷体" w:cs="Arial"/>
          <w:sz w:val="22"/>
          <w:rPrChange w:id="80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、</w:t>
      </w:r>
      <w:r w:rsidRPr="004F2EE7">
        <w:rPr>
          <w:rFonts w:ascii="楷体" w:eastAsia="楷体" w:hAnsi="楷体" w:cs="Arial"/>
          <w:sz w:val="22"/>
          <w:rPrChange w:id="81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[</w:t>
      </w:r>
      <w:r w:rsidRPr="004F2EE7">
        <w:rPr>
          <w:rFonts w:ascii="楷体" w:eastAsia="楷体" w:hAnsi="楷体" w:cs="Arial"/>
          <w:sz w:val="22"/>
          <w:rPrChange w:id="82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记录</w:t>
      </w:r>
      <w:r w:rsidRPr="004F2EE7">
        <w:rPr>
          <w:rFonts w:ascii="楷体" w:eastAsia="楷体" w:hAnsi="楷体" w:cs="Arial"/>
          <w:sz w:val="22"/>
          <w:rPrChange w:id="83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2]</w:t>
      </w:r>
      <w:r w:rsidRPr="004F2EE7">
        <w:rPr>
          <w:rFonts w:ascii="楷体" w:eastAsia="楷体" w:hAnsi="楷体" w:cs="Arial"/>
          <w:sz w:val="22"/>
          <w:rPrChange w:id="84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），写一份周报。要求语气专业，突出数据成果，分条列出。</w:t>
      </w:r>
    </w:p>
    <w:p w14:paraId="51DDD6FD" w14:textId="2CF4F32A" w:rsidR="00394EDE" w:rsidRPr="004F2EE7" w:rsidRDefault="00000000">
      <w:pPr>
        <w:spacing w:before="120" w:after="120" w:line="288" w:lineRule="auto"/>
        <w:jc w:val="left"/>
        <w:rPr>
          <w:rFonts w:ascii="楷体" w:eastAsia="楷体" w:hAnsi="楷体"/>
          <w:rPrChange w:id="85" w:author="慧敏" w:date="2026-01-15T15:16:00Z" w16du:dateUtc="2026-01-15T07:16:00Z">
            <w:rPr/>
          </w:rPrChange>
        </w:rPr>
      </w:pPr>
      <w:r w:rsidRPr="004F2EE7">
        <w:rPr>
          <w:rFonts w:ascii="楷体" w:eastAsia="楷体" w:hAnsi="楷体" w:cs="Arial"/>
          <w:sz w:val="22"/>
          <w:rPrChange w:id="86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AI</w:t>
      </w:r>
      <w:r w:rsidRPr="004F2EE7">
        <w:rPr>
          <w:rFonts w:ascii="楷体" w:eastAsia="楷体" w:hAnsi="楷体" w:cs="Arial"/>
          <w:sz w:val="22"/>
          <w:rPrChange w:id="87" w:author="慧敏" w:date="2026-01-15T15:16:00Z" w16du:dateUtc="2026-01-15T07:16:00Z">
            <w:rPr>
              <w:rFonts w:ascii="Arial" w:eastAsia="等线" w:hAnsi="Arial" w:cs="Arial"/>
              <w:sz w:val="22"/>
            </w:rPr>
          </w:rPrChange>
        </w:rPr>
        <w:t>：写出了一份还不错的周报。</w:t>
      </w:r>
    </w:p>
    <w:p w14:paraId="468D99CD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进步：你定义了角色（行政助理），给了输入（工作记录），提了要求（语气专业）。这已经是一个合格的</w:t>
      </w:r>
      <w:r>
        <w:rPr>
          <w:rFonts w:ascii="Arial" w:eastAsia="等线" w:hAnsi="Arial" w:cs="Arial"/>
          <w:sz w:val="22"/>
        </w:rPr>
        <w:t>Prompt</w:t>
      </w:r>
      <w:r>
        <w:rPr>
          <w:rFonts w:ascii="Arial" w:eastAsia="等线" w:hAnsi="Arial" w:cs="Arial"/>
          <w:sz w:val="22"/>
        </w:rPr>
        <w:t>了。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问题：每次写周报你都要把这段话复制一遍，还得手动整理工作记录。这依然是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手工作坊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41522AE9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第三阶段：管理者视角的岗位说明书（</w:t>
      </w:r>
      <w:r>
        <w:rPr>
          <w:rFonts w:ascii="Arial" w:eastAsia="等线" w:hAnsi="Arial" w:cs="Arial"/>
          <w:sz w:val="22"/>
        </w:rPr>
        <w:t>Agent JD</w:t>
      </w:r>
      <w:r>
        <w:rPr>
          <w:rFonts w:ascii="Arial" w:eastAsia="等线" w:hAnsi="Arial" w:cs="Arial"/>
          <w:sz w:val="22"/>
        </w:rPr>
        <w:t>）</w:t>
      </w:r>
    </w:p>
    <w:p w14:paraId="0844F388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现在，我们要把它变成一个固定的数字员工。我们需要填写一份标准的</w:t>
      </w:r>
      <w:r>
        <w:rPr>
          <w:rFonts w:ascii="Arial" w:eastAsia="等线" w:hAnsi="Arial" w:cs="Arial"/>
          <w:sz w:val="22"/>
        </w:rPr>
        <w:t>JD</w:t>
      </w:r>
      <w:r>
        <w:rPr>
          <w:rFonts w:ascii="Arial" w:eastAsia="等线" w:hAnsi="Arial" w:cs="Arial"/>
          <w:sz w:val="22"/>
        </w:rPr>
        <w:t>：</w:t>
      </w:r>
    </w:p>
    <w:p w14:paraId="583F5570" w14:textId="77777777" w:rsidR="00394EDE" w:rsidRDefault="00000000">
      <w:pPr>
        <w:spacing w:before="120" w:after="120" w:line="288" w:lineRule="auto"/>
      </w:pPr>
      <w:r>
        <w:object w:dxaOrig="8280" w:dyaOrig="3200" w14:anchorId="05FBB1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60pt" o:ole="">
            <v:imagedata r:id="rId11" o:title=""/>
          </v:shape>
          <o:OLEObject Type="Embed" ProgID="Excel.Sheet.12" ShapeID="_x0000_i1025" DrawAspect="Icon" ObjectID="_1829995846" r:id="rId12"/>
        </w:object>
      </w:r>
    </w:p>
    <w:p w14:paraId="10BD89E6" w14:textId="77777777" w:rsidR="00394EDE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525FF8B9" w14:textId="77777777" w:rsidR="00394EDE" w:rsidRDefault="00000000">
      <w:pPr>
        <w:spacing w:before="120" w:after="120" w:line="288" w:lineRule="auto"/>
        <w:jc w:val="left"/>
        <w:rPr>
          <w:ins w:id="88" w:author="慧敏" w:date="2026-01-15T15:22:00Z" w16du:dateUtc="2026-01-15T07:22:00Z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效果：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当你把这份</w:t>
      </w:r>
      <w:r>
        <w:rPr>
          <w:rFonts w:ascii="Arial" w:eastAsia="等线" w:hAnsi="Arial" w:cs="Arial"/>
          <w:sz w:val="22"/>
        </w:rPr>
        <w:t>JD</w:t>
      </w:r>
      <w:r>
        <w:rPr>
          <w:rFonts w:ascii="Arial" w:eastAsia="等线" w:hAnsi="Arial" w:cs="Arial"/>
          <w:sz w:val="22"/>
        </w:rPr>
        <w:t>配置到</w:t>
      </w:r>
      <w:proofErr w:type="spellStart"/>
      <w:r>
        <w:rPr>
          <w:rFonts w:ascii="Arial" w:eastAsia="等线" w:hAnsi="Arial" w:cs="Arial"/>
          <w:sz w:val="22"/>
        </w:rPr>
        <w:t>Coze</w:t>
      </w:r>
      <w:proofErr w:type="spellEnd"/>
      <w:r>
        <w:rPr>
          <w:rFonts w:ascii="Arial" w:eastAsia="等线" w:hAnsi="Arial" w:cs="Arial"/>
          <w:sz w:val="22"/>
        </w:rPr>
        <w:t>或</w:t>
      </w:r>
      <w:proofErr w:type="spellStart"/>
      <w:r>
        <w:rPr>
          <w:rFonts w:ascii="Arial" w:eastAsia="等线" w:hAnsi="Arial" w:cs="Arial"/>
          <w:sz w:val="22"/>
        </w:rPr>
        <w:t>Dify</w:t>
      </w:r>
      <w:proofErr w:type="spellEnd"/>
      <w:r>
        <w:rPr>
          <w:rFonts w:ascii="Arial" w:eastAsia="等线" w:hAnsi="Arial" w:cs="Arial"/>
          <w:sz w:val="22"/>
        </w:rPr>
        <w:t>里后，你就有了一个专属的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周报优化专家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以后每周五，你只需要对他扔一堆乱七八糟的聊天记录：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这周跟进了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项目，客户说挺好；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项目进度慢了点，因为缺人。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他会立刻回复你一份完美的、带数据分析的、格式漂亮的周报。</w:t>
      </w:r>
    </w:p>
    <w:p w14:paraId="290DE5A3" w14:textId="77777777" w:rsidR="00C355C4" w:rsidRDefault="00C355C4">
      <w:pPr>
        <w:spacing w:before="120" w:after="120" w:line="288" w:lineRule="auto"/>
        <w:jc w:val="left"/>
        <w:rPr>
          <w:ins w:id="89" w:author="慧敏" w:date="2026-01-15T15:22:00Z" w16du:dateUtc="2026-01-15T07:22:00Z"/>
          <w:rFonts w:ascii="Arial" w:eastAsia="等线" w:hAnsi="Arial" w:cs="Arial"/>
          <w:sz w:val="22"/>
        </w:rPr>
      </w:pPr>
    </w:p>
    <w:p w14:paraId="1F0C6D24" w14:textId="77777777" w:rsidR="00C355C4" w:rsidRDefault="00C355C4">
      <w:pPr>
        <w:spacing w:before="120" w:after="120" w:line="288" w:lineRule="auto"/>
        <w:jc w:val="left"/>
        <w:rPr>
          <w:rFonts w:hint="eastAsia"/>
        </w:rPr>
      </w:pPr>
      <w:commentRangeStart w:id="90"/>
      <w:commentRangeEnd w:id="90"/>
      <w:ins w:id="91" w:author="慧敏" w:date="2026-01-15T15:22:00Z" w16du:dateUtc="2026-01-15T07:22:00Z">
        <w:r>
          <w:rPr>
            <w:rStyle w:val="a7"/>
          </w:rPr>
          <w:commentReference w:id="90"/>
        </w:r>
      </w:ins>
    </w:p>
    <w:p w14:paraId="46D5A594" w14:textId="77777777" w:rsidR="00394EDE" w:rsidRDefault="00000000">
      <w:pPr>
        <w:spacing w:before="320" w:after="120" w:line="288" w:lineRule="auto"/>
        <w:jc w:val="left"/>
        <w:outlineLvl w:val="1"/>
      </w:pPr>
      <w:bookmarkStart w:id="92" w:name="heading_36"/>
      <w:r>
        <w:rPr>
          <w:rFonts w:ascii="Arial" w:eastAsia="等线" w:hAnsi="Arial" w:cs="Arial"/>
          <w:b/>
          <w:sz w:val="32"/>
        </w:rPr>
        <w:t>本章结语</w:t>
      </w:r>
      <w:bookmarkEnd w:id="92"/>
    </w:p>
    <w:p w14:paraId="0D3DE67A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恭喜你，你已经完成了思维的跃迁。现在，当你看着屏幕上的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时，不要再把它看作一个聊天窗口。请把它看作一个坐在你对面的、刚刚入职的新员工：</w:t>
      </w:r>
    </w:p>
    <w:p w14:paraId="1ABF8348" w14:textId="77777777" w:rsidR="00394EDE" w:rsidRDefault="00000000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他有智商（</w:t>
      </w:r>
      <w:r>
        <w:rPr>
          <w:rFonts w:ascii="Arial" w:eastAsia="等线" w:hAnsi="Arial" w:cs="Arial"/>
          <w:sz w:val="22"/>
        </w:rPr>
        <w:t>LLM</w:t>
      </w:r>
      <w:r>
        <w:rPr>
          <w:rFonts w:ascii="Arial" w:eastAsia="等线" w:hAnsi="Arial" w:cs="Arial"/>
          <w:sz w:val="22"/>
        </w:rPr>
        <w:t>），但他需要你定义岗位。</w:t>
      </w:r>
    </w:p>
    <w:p w14:paraId="401C1408" w14:textId="77777777" w:rsidR="00394EDE" w:rsidRDefault="00000000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他有技能（</w:t>
      </w:r>
      <w:r>
        <w:rPr>
          <w:rFonts w:ascii="Arial" w:eastAsia="等线" w:hAnsi="Arial" w:cs="Arial"/>
          <w:sz w:val="22"/>
        </w:rPr>
        <w:t>Skills</w:t>
      </w:r>
      <w:r>
        <w:rPr>
          <w:rFonts w:ascii="Arial" w:eastAsia="等线" w:hAnsi="Arial" w:cs="Arial"/>
          <w:sz w:val="22"/>
        </w:rPr>
        <w:t>），但他需要你授权工具。</w:t>
      </w:r>
    </w:p>
    <w:p w14:paraId="10395D90" w14:textId="77777777" w:rsidR="00394EDE" w:rsidRDefault="00000000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他有规划能力（</w:t>
      </w:r>
      <w:r>
        <w:rPr>
          <w:rFonts w:ascii="Arial" w:eastAsia="等线" w:hAnsi="Arial" w:cs="Arial"/>
          <w:sz w:val="22"/>
        </w:rPr>
        <w:t>Planning</w:t>
      </w:r>
      <w:r>
        <w:rPr>
          <w:rFonts w:ascii="Arial" w:eastAsia="等线" w:hAnsi="Arial" w:cs="Arial"/>
          <w:sz w:val="22"/>
        </w:rPr>
        <w:t>），但他需要你指导制定流程。</w:t>
      </w:r>
    </w:p>
    <w:p w14:paraId="03C70AF3" w14:textId="77777777" w:rsidR="00394EDE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你就是他的经理，在下一章，我们将正式进入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经理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的角色，学习如何用结构化提示词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也就是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听得懂的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管理语言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，来撰写你的第一份数字员工岗位说明书。</w:t>
      </w:r>
    </w:p>
    <w:sectPr w:rsidR="00394EDE"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慧敏" w:date="2026-01-15T15:23:00Z" w:initials="慧敏">
    <w:p w14:paraId="2314D825" w14:textId="37C1B8C7" w:rsidR="00652672" w:rsidRDefault="0065267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建议补充</w:t>
      </w:r>
    </w:p>
  </w:comment>
  <w:comment w:id="13" w:author="慧敏" w:date="2026-01-15T15:11:00Z" w:initials="慧敏">
    <w:p w14:paraId="06E67007" w14:textId="70AD9122" w:rsidR="004F2EE7" w:rsidRDefault="004F2EE7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加个配图</w:t>
      </w:r>
    </w:p>
  </w:comment>
  <w:comment w:id="15" w:author="慧敏" w:date="2026-01-15T15:11:00Z" w:initials="慧敏">
    <w:p w14:paraId="2D1E5471" w14:textId="3C4D4AC6" w:rsidR="004F2EE7" w:rsidRDefault="004F2EE7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这里如果能改为一个结构图会更简单明了</w:t>
      </w:r>
    </w:p>
  </w:comment>
  <w:comment w:id="16" w:author="慧敏" w:date="2026-01-15T15:10:00Z" w:initials="慧敏">
    <w:p w14:paraId="78BC3C58" w14:textId="454C007F" w:rsidR="004F2EE7" w:rsidRDefault="004F2EE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建议把这段文字转化为一个结构图，这样更直观明了。放到上一个批注处</w:t>
      </w:r>
    </w:p>
  </w:comment>
  <w:comment w:id="36" w:author="慧敏" w:date="2026-01-15T14:41:00Z" w:initials="慧敏">
    <w:p w14:paraId="1A62E886" w14:textId="33FF47EA" w:rsidR="00256571" w:rsidRDefault="00256571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这句话有些突兀，好上下文的关联逻辑不清晰</w:t>
      </w:r>
    </w:p>
  </w:comment>
  <w:comment w:id="50" w:author="慧敏" w:date="2026-01-15T14:48:00Z" w:initials="慧敏">
    <w:p w14:paraId="080F13FB" w14:textId="10A263FE" w:rsidR="000D741E" w:rsidRDefault="000D741E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这里可以加个配图的。数字员工的思维能力模型配图。</w:t>
      </w:r>
    </w:p>
  </w:comment>
  <w:comment w:id="53" w:author="慧敏" w:date="2026-01-15T14:46:00Z" w:initials="慧敏">
    <w:p w14:paraId="33205F09" w14:textId="464ED333" w:rsidR="000D741E" w:rsidRDefault="000D741E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改为一段完整的话，</w:t>
      </w:r>
      <w:r w:rsidR="004F2EE7">
        <w:rPr>
          <w:rFonts w:hint="eastAsia"/>
        </w:rPr>
        <w:t>现在的内容</w:t>
      </w:r>
      <w:r>
        <w:rPr>
          <w:rFonts w:hint="eastAsia"/>
        </w:rPr>
        <w:t>更像是</w:t>
      </w:r>
      <w:r>
        <w:rPr>
          <w:rFonts w:hint="eastAsia"/>
        </w:rPr>
        <w:t>AI</w:t>
      </w:r>
      <w:r>
        <w:rPr>
          <w:rFonts w:hint="eastAsia"/>
        </w:rPr>
        <w:t>生成的</w:t>
      </w:r>
    </w:p>
  </w:comment>
  <w:comment w:id="55" w:author="慧敏" w:date="2026-01-15T14:47:00Z" w:initials="慧敏">
    <w:p w14:paraId="1FA6E230" w14:textId="5F548140" w:rsidR="000D741E" w:rsidRDefault="000D741E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同上</w:t>
      </w:r>
    </w:p>
  </w:comment>
  <w:comment w:id="57" w:author="慧敏" w:date="2026-01-15T15:15:00Z" w:initials="慧敏">
    <w:p w14:paraId="4FD509C0" w14:textId="0FFBBA24" w:rsidR="004F2EE7" w:rsidRDefault="004F2EE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同上</w:t>
      </w:r>
    </w:p>
  </w:comment>
  <w:comment w:id="59" w:author="慧敏" w:date="2026-01-15T15:15:00Z" w:initials="慧敏">
    <w:p w14:paraId="34C250F8" w14:textId="47AA03C3" w:rsidR="004F2EE7" w:rsidRDefault="004F2EE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同上</w:t>
      </w:r>
    </w:p>
  </w:comment>
  <w:comment w:id="68" w:author="慧敏" w:date="2026-01-15T15:16:00Z" w:initials="慧敏">
    <w:p w14:paraId="2FEE59BA" w14:textId="2ABC4662" w:rsidR="004F2EE7" w:rsidRDefault="004F2EE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对话要单独设计格式</w:t>
      </w:r>
    </w:p>
  </w:comment>
  <w:comment w:id="90" w:author="慧敏" w:date="2026-01-15T15:22:00Z" w:initials="慧敏">
    <w:p w14:paraId="479817F2" w14:textId="63364C34" w:rsidR="00C355C4" w:rsidRDefault="00C355C4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这章要加</w:t>
      </w:r>
      <w:r>
        <w:rPr>
          <w:rFonts w:hint="eastAsia"/>
        </w:rPr>
        <w:t xml:space="preserve"> </w:t>
      </w:r>
      <w:r>
        <w:rPr>
          <w:rFonts w:hint="eastAsia"/>
        </w:rPr>
        <w:t>每章练习吗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14D825" w15:done="0"/>
  <w15:commentEx w15:paraId="06E67007" w15:done="0"/>
  <w15:commentEx w15:paraId="2D1E5471" w15:done="0"/>
  <w15:commentEx w15:paraId="78BC3C58" w15:done="0"/>
  <w15:commentEx w15:paraId="1A62E886" w15:done="0"/>
  <w15:commentEx w15:paraId="080F13FB" w15:done="0"/>
  <w15:commentEx w15:paraId="33205F09" w15:done="0"/>
  <w15:commentEx w15:paraId="1FA6E230" w15:done="0"/>
  <w15:commentEx w15:paraId="4FD509C0" w15:done="0"/>
  <w15:commentEx w15:paraId="34C250F8" w15:done="0"/>
  <w15:commentEx w15:paraId="2FEE59BA" w15:done="0"/>
  <w15:commentEx w15:paraId="479817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439F0C" w16cex:dateUtc="2026-01-15T07:23:00Z"/>
  <w16cex:commentExtensible w16cex:durableId="181735A8" w16cex:dateUtc="2026-01-15T07:11:00Z"/>
  <w16cex:commentExtensible w16cex:durableId="329F4F35" w16cex:dateUtc="2026-01-15T07:11:00Z"/>
  <w16cex:commentExtensible w16cex:durableId="2A6D5558" w16cex:dateUtc="2026-01-15T07:10:00Z"/>
  <w16cex:commentExtensible w16cex:durableId="726F145F" w16cex:dateUtc="2026-01-15T06:41:00Z"/>
  <w16cex:commentExtensible w16cex:durableId="00BC7D66" w16cex:dateUtc="2026-01-15T06:48:00Z"/>
  <w16cex:commentExtensible w16cex:durableId="4C091ABA" w16cex:dateUtc="2026-01-15T06:46:00Z"/>
  <w16cex:commentExtensible w16cex:durableId="55AD2408" w16cex:dateUtc="2026-01-15T06:47:00Z"/>
  <w16cex:commentExtensible w16cex:durableId="1BED3194" w16cex:dateUtc="2026-01-15T07:15:00Z"/>
  <w16cex:commentExtensible w16cex:durableId="4814E41A" w16cex:dateUtc="2026-01-15T07:15:00Z"/>
  <w16cex:commentExtensible w16cex:durableId="63A9B840" w16cex:dateUtc="2026-01-15T07:16:00Z"/>
  <w16cex:commentExtensible w16cex:durableId="09C90954" w16cex:dateUtc="2026-01-15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14D825" w16cid:durableId="43439F0C"/>
  <w16cid:commentId w16cid:paraId="06E67007" w16cid:durableId="181735A8"/>
  <w16cid:commentId w16cid:paraId="2D1E5471" w16cid:durableId="329F4F35"/>
  <w16cid:commentId w16cid:paraId="78BC3C58" w16cid:durableId="2A6D5558"/>
  <w16cid:commentId w16cid:paraId="1A62E886" w16cid:durableId="726F145F"/>
  <w16cid:commentId w16cid:paraId="080F13FB" w16cid:durableId="00BC7D66"/>
  <w16cid:commentId w16cid:paraId="33205F09" w16cid:durableId="4C091ABA"/>
  <w16cid:commentId w16cid:paraId="1FA6E230" w16cid:durableId="55AD2408"/>
  <w16cid:commentId w16cid:paraId="4FD509C0" w16cid:durableId="1BED3194"/>
  <w16cid:commentId w16cid:paraId="34C250F8" w16cid:durableId="4814E41A"/>
  <w16cid:commentId w16cid:paraId="2FEE59BA" w16cid:durableId="63A9B840"/>
  <w16cid:commentId w16cid:paraId="479817F2" w16cid:durableId="09C909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B8E3F" w14:textId="77777777" w:rsidR="0012687E" w:rsidRDefault="0012687E">
      <w:r>
        <w:separator/>
      </w:r>
    </w:p>
  </w:endnote>
  <w:endnote w:type="continuationSeparator" w:id="0">
    <w:p w14:paraId="006EBD29" w14:textId="77777777" w:rsidR="0012687E" w:rsidRDefault="00126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DB0C" w14:textId="77777777" w:rsidR="0012687E" w:rsidRDefault="0012687E">
      <w:r>
        <w:separator/>
      </w:r>
    </w:p>
  </w:footnote>
  <w:footnote w:type="continuationSeparator" w:id="0">
    <w:p w14:paraId="2ACA8261" w14:textId="77777777" w:rsidR="0012687E" w:rsidRDefault="00126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9F2641"/>
    <w:multiLevelType w:val="singleLevel"/>
    <w:tmpl w:val="909F2641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95BFEEFA"/>
    <w:multiLevelType w:val="singleLevel"/>
    <w:tmpl w:val="95BFEEFA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95F4C599"/>
    <w:multiLevelType w:val="singleLevel"/>
    <w:tmpl w:val="95F4C599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9DFD2FB1"/>
    <w:multiLevelType w:val="singleLevel"/>
    <w:tmpl w:val="9DFD2FB1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9F5E6D7F"/>
    <w:multiLevelType w:val="singleLevel"/>
    <w:tmpl w:val="9F5E6D7F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A7EA04FF"/>
    <w:multiLevelType w:val="singleLevel"/>
    <w:tmpl w:val="A7EA04FF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AFD61360"/>
    <w:multiLevelType w:val="singleLevel"/>
    <w:tmpl w:val="AFD61360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B7764E1F"/>
    <w:multiLevelType w:val="singleLevel"/>
    <w:tmpl w:val="B7764E1F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BBF7ABF7"/>
    <w:multiLevelType w:val="singleLevel"/>
    <w:tmpl w:val="BBF7ABF7"/>
    <w:lvl w:ilvl="0">
      <w:start w:val="1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BC7CBF16"/>
    <w:multiLevelType w:val="singleLevel"/>
    <w:tmpl w:val="BC7CBF16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BEA8C9A9"/>
    <w:multiLevelType w:val="singleLevel"/>
    <w:tmpl w:val="BEA8C9A9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BFEF2985"/>
    <w:multiLevelType w:val="singleLevel"/>
    <w:tmpl w:val="BFEF2985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BFF69C8A"/>
    <w:multiLevelType w:val="singleLevel"/>
    <w:tmpl w:val="BFF69C8A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C73D967A"/>
    <w:multiLevelType w:val="singleLevel"/>
    <w:tmpl w:val="C73D967A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CC74B404"/>
    <w:multiLevelType w:val="singleLevel"/>
    <w:tmpl w:val="CC74B404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D6FFD979"/>
    <w:multiLevelType w:val="singleLevel"/>
    <w:tmpl w:val="D6FFD979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D82DAE1D"/>
    <w:multiLevelType w:val="singleLevel"/>
    <w:tmpl w:val="D82DAE1D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D9629C46"/>
    <w:multiLevelType w:val="singleLevel"/>
    <w:tmpl w:val="D9629C46"/>
    <w:lvl w:ilvl="0">
      <w:start w:val="3"/>
      <w:numFmt w:val="lowerLetter"/>
      <w:lvlText w:val="%1."/>
      <w:lvlJc w:val="left"/>
      <w:rPr>
        <w:color w:val="3370FF"/>
      </w:rPr>
    </w:lvl>
  </w:abstractNum>
  <w:abstractNum w:abstractNumId="18" w15:restartNumberingAfterBreak="0">
    <w:nsid w:val="DAFF3BC1"/>
    <w:multiLevelType w:val="singleLevel"/>
    <w:tmpl w:val="DAFF3BC1"/>
    <w:lvl w:ilvl="0">
      <w:start w:val="2"/>
      <w:numFmt w:val="decimal"/>
      <w:lvlText w:val="%1."/>
      <w:lvlJc w:val="left"/>
      <w:rPr>
        <w:color w:val="3370FF"/>
      </w:rPr>
    </w:lvl>
  </w:abstractNum>
  <w:abstractNum w:abstractNumId="19" w15:restartNumberingAfterBreak="0">
    <w:nsid w:val="DCFC3901"/>
    <w:multiLevelType w:val="singleLevel"/>
    <w:tmpl w:val="DCFC3901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DDDE6677"/>
    <w:multiLevelType w:val="singleLevel"/>
    <w:tmpl w:val="DDDE6677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DEFE0A32"/>
    <w:multiLevelType w:val="singleLevel"/>
    <w:tmpl w:val="DEFE0A32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DEFF8FC3"/>
    <w:multiLevelType w:val="singleLevel"/>
    <w:tmpl w:val="DEFF8FC3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DFBE3B97"/>
    <w:multiLevelType w:val="singleLevel"/>
    <w:tmpl w:val="DFBE3B97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DFCC4C1F"/>
    <w:multiLevelType w:val="singleLevel"/>
    <w:tmpl w:val="DFCC4C1F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DFFFABEA"/>
    <w:multiLevelType w:val="singleLevel"/>
    <w:tmpl w:val="DFFFABEA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E76E5C0D"/>
    <w:multiLevelType w:val="singleLevel"/>
    <w:tmpl w:val="E76E5C0D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E77EF6B8"/>
    <w:multiLevelType w:val="singleLevel"/>
    <w:tmpl w:val="E77EF6B8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EAFE512A"/>
    <w:multiLevelType w:val="singleLevel"/>
    <w:tmpl w:val="EAFE512A"/>
    <w:lvl w:ilvl="0">
      <w:numFmt w:val="bullet"/>
      <w:lvlText w:val="￮"/>
      <w:lvlJc w:val="left"/>
      <w:rPr>
        <w:color w:val="3370FF"/>
      </w:rPr>
    </w:lvl>
  </w:abstractNum>
  <w:abstractNum w:abstractNumId="29" w15:restartNumberingAfterBreak="0">
    <w:nsid w:val="ED8C31F9"/>
    <w:multiLevelType w:val="singleLevel"/>
    <w:tmpl w:val="ED8C31F9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ED8F7562"/>
    <w:multiLevelType w:val="singleLevel"/>
    <w:tmpl w:val="ED8F7562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EFAFE21A"/>
    <w:multiLevelType w:val="singleLevel"/>
    <w:tmpl w:val="EFAFE21A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EFC6C5CD"/>
    <w:multiLevelType w:val="singleLevel"/>
    <w:tmpl w:val="EFC6C5CD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EFED9FEB"/>
    <w:multiLevelType w:val="singleLevel"/>
    <w:tmpl w:val="EFED9FEB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F15E03BE"/>
    <w:multiLevelType w:val="singleLevel"/>
    <w:tmpl w:val="F15E03BE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F3379B59"/>
    <w:multiLevelType w:val="singleLevel"/>
    <w:tmpl w:val="F3379B59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F3B72493"/>
    <w:multiLevelType w:val="singleLevel"/>
    <w:tmpl w:val="F3B72493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F3BF25B8"/>
    <w:multiLevelType w:val="singleLevel"/>
    <w:tmpl w:val="F3BF25B8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F3CA8E2D"/>
    <w:multiLevelType w:val="singleLevel"/>
    <w:tmpl w:val="F3CA8E2D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F5FF58B7"/>
    <w:multiLevelType w:val="singleLevel"/>
    <w:tmpl w:val="F5FF58B7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F67FD95E"/>
    <w:multiLevelType w:val="singleLevel"/>
    <w:tmpl w:val="F67FD95E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F7ED18C4"/>
    <w:multiLevelType w:val="singleLevel"/>
    <w:tmpl w:val="F7ED18C4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F7F409B5"/>
    <w:multiLevelType w:val="singleLevel"/>
    <w:tmpl w:val="F7F409B5"/>
    <w:lvl w:ilvl="0">
      <w:start w:val="2"/>
      <w:numFmt w:val="lowerLetter"/>
      <w:lvlText w:val="%1."/>
      <w:lvlJc w:val="left"/>
      <w:rPr>
        <w:color w:val="3370FF"/>
      </w:rPr>
    </w:lvl>
  </w:abstractNum>
  <w:abstractNum w:abstractNumId="43" w15:restartNumberingAfterBreak="0">
    <w:nsid w:val="FA7E5943"/>
    <w:multiLevelType w:val="singleLevel"/>
    <w:tmpl w:val="FA7E5943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FBBFEB76"/>
    <w:multiLevelType w:val="singleLevel"/>
    <w:tmpl w:val="FBBFEB76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FBEBABC0"/>
    <w:multiLevelType w:val="singleLevel"/>
    <w:tmpl w:val="FBEBABC0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FCD5842A"/>
    <w:multiLevelType w:val="singleLevel"/>
    <w:tmpl w:val="FCD5842A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FD6BBEEC"/>
    <w:multiLevelType w:val="singleLevel"/>
    <w:tmpl w:val="FD6BBEEC"/>
    <w:lvl w:ilvl="0">
      <w:start w:val="1"/>
      <w:numFmt w:val="lowerLetter"/>
      <w:lvlText w:val="%1."/>
      <w:lvlJc w:val="left"/>
      <w:rPr>
        <w:color w:val="3370FF"/>
      </w:rPr>
    </w:lvl>
  </w:abstractNum>
  <w:abstractNum w:abstractNumId="48" w15:restartNumberingAfterBreak="0">
    <w:nsid w:val="FD7BD1B1"/>
    <w:multiLevelType w:val="singleLevel"/>
    <w:tmpl w:val="FD7BD1B1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FDDDF41D"/>
    <w:multiLevelType w:val="singleLevel"/>
    <w:tmpl w:val="FDDDF41D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FF2F5C8F"/>
    <w:multiLevelType w:val="singleLevel"/>
    <w:tmpl w:val="FF2F5C8F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FF6F4730"/>
    <w:multiLevelType w:val="singleLevel"/>
    <w:tmpl w:val="FF6F4730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FF7C720D"/>
    <w:multiLevelType w:val="singleLevel"/>
    <w:tmpl w:val="FF7C720D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FFDD4A75"/>
    <w:multiLevelType w:val="singleLevel"/>
    <w:tmpl w:val="FFDD4A75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FFFC1C7C"/>
    <w:multiLevelType w:val="singleLevel"/>
    <w:tmpl w:val="FFFC1C7C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FFFD6447"/>
    <w:multiLevelType w:val="singleLevel"/>
    <w:tmpl w:val="FFFD6447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3BBFF20F"/>
    <w:multiLevelType w:val="singleLevel"/>
    <w:tmpl w:val="3BBFF20F"/>
    <w:lvl w:ilvl="0">
      <w:numFmt w:val="bullet"/>
      <w:lvlText w:val="•"/>
      <w:lvlJc w:val="left"/>
      <w:rPr>
        <w:color w:val="3370FF"/>
      </w:rPr>
    </w:lvl>
  </w:abstractNum>
  <w:abstractNum w:abstractNumId="57" w15:restartNumberingAfterBreak="0">
    <w:nsid w:val="5EFE52FD"/>
    <w:multiLevelType w:val="singleLevel"/>
    <w:tmpl w:val="5EFE52FD"/>
    <w:lvl w:ilvl="0">
      <w:numFmt w:val="bullet"/>
      <w:lvlText w:val="•"/>
      <w:lvlJc w:val="left"/>
      <w:rPr>
        <w:color w:val="3370FF"/>
      </w:rPr>
    </w:lvl>
  </w:abstractNum>
  <w:abstractNum w:abstractNumId="58" w15:restartNumberingAfterBreak="0">
    <w:nsid w:val="5F7EBCE2"/>
    <w:multiLevelType w:val="singleLevel"/>
    <w:tmpl w:val="5F7EBCE2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675DB865"/>
    <w:multiLevelType w:val="singleLevel"/>
    <w:tmpl w:val="675DB865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6BF343AF"/>
    <w:multiLevelType w:val="singleLevel"/>
    <w:tmpl w:val="6BF343AF"/>
    <w:lvl w:ilvl="0">
      <w:numFmt w:val="bullet"/>
      <w:lvlText w:val="•"/>
      <w:lvlJc w:val="left"/>
      <w:rPr>
        <w:color w:val="3370FF"/>
      </w:rPr>
    </w:lvl>
  </w:abstractNum>
  <w:abstractNum w:abstractNumId="61" w15:restartNumberingAfterBreak="0">
    <w:nsid w:val="6E7FFC7B"/>
    <w:multiLevelType w:val="singleLevel"/>
    <w:tmpl w:val="6E7FFC7B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73D4728D"/>
    <w:multiLevelType w:val="singleLevel"/>
    <w:tmpl w:val="73D4728D"/>
    <w:lvl w:ilvl="0">
      <w:numFmt w:val="bullet"/>
      <w:lvlText w:val="•"/>
      <w:lvlJc w:val="left"/>
      <w:rPr>
        <w:color w:val="3370FF"/>
      </w:rPr>
    </w:lvl>
  </w:abstractNum>
  <w:abstractNum w:abstractNumId="63" w15:restartNumberingAfterBreak="0">
    <w:nsid w:val="73FE8B53"/>
    <w:multiLevelType w:val="singleLevel"/>
    <w:tmpl w:val="73FE8B53"/>
    <w:lvl w:ilvl="0">
      <w:numFmt w:val="bullet"/>
      <w:lvlText w:val="•"/>
      <w:lvlJc w:val="left"/>
      <w:rPr>
        <w:color w:val="3370FF"/>
      </w:rPr>
    </w:lvl>
  </w:abstractNum>
  <w:abstractNum w:abstractNumId="64" w15:restartNumberingAfterBreak="0">
    <w:nsid w:val="76FB1552"/>
    <w:multiLevelType w:val="singleLevel"/>
    <w:tmpl w:val="76FB1552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775662B5"/>
    <w:multiLevelType w:val="singleLevel"/>
    <w:tmpl w:val="775662B5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77FBCE93"/>
    <w:multiLevelType w:val="singleLevel"/>
    <w:tmpl w:val="77FBCE93"/>
    <w:lvl w:ilvl="0">
      <w:start w:val="4"/>
      <w:numFmt w:val="decimal"/>
      <w:lvlText w:val="%1."/>
      <w:lvlJc w:val="left"/>
      <w:rPr>
        <w:color w:val="3370FF"/>
      </w:rPr>
    </w:lvl>
  </w:abstractNum>
  <w:abstractNum w:abstractNumId="67" w15:restartNumberingAfterBreak="0">
    <w:nsid w:val="77FE4A3F"/>
    <w:multiLevelType w:val="singleLevel"/>
    <w:tmpl w:val="77FE4A3F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7A7FFC7A"/>
    <w:multiLevelType w:val="singleLevel"/>
    <w:tmpl w:val="7A7FFC7A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7B3D23B3"/>
    <w:multiLevelType w:val="singleLevel"/>
    <w:tmpl w:val="7B3D23B3"/>
    <w:lvl w:ilvl="0">
      <w:numFmt w:val="bullet"/>
      <w:lvlText w:val="•"/>
      <w:lvlJc w:val="left"/>
      <w:rPr>
        <w:color w:val="3370FF"/>
      </w:rPr>
    </w:lvl>
  </w:abstractNum>
  <w:abstractNum w:abstractNumId="70" w15:restartNumberingAfterBreak="0">
    <w:nsid w:val="7DDA96F4"/>
    <w:multiLevelType w:val="singleLevel"/>
    <w:tmpl w:val="7DDA96F4"/>
    <w:lvl w:ilvl="0">
      <w:numFmt w:val="bullet"/>
      <w:lvlText w:val="￮"/>
      <w:lvlJc w:val="left"/>
      <w:rPr>
        <w:color w:val="3370FF"/>
      </w:rPr>
    </w:lvl>
  </w:abstractNum>
  <w:abstractNum w:abstractNumId="71" w15:restartNumberingAfterBreak="0">
    <w:nsid w:val="7DFE6FD1"/>
    <w:multiLevelType w:val="singleLevel"/>
    <w:tmpl w:val="7DFE6FD1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7EEEDE98"/>
    <w:multiLevelType w:val="singleLevel"/>
    <w:tmpl w:val="7EEEDE98"/>
    <w:lvl w:ilvl="0">
      <w:numFmt w:val="bullet"/>
      <w:lvlText w:val="•"/>
      <w:lvlJc w:val="left"/>
      <w:rPr>
        <w:color w:val="3370FF"/>
      </w:rPr>
    </w:lvl>
  </w:abstractNum>
  <w:abstractNum w:abstractNumId="73" w15:restartNumberingAfterBreak="0">
    <w:nsid w:val="7F5A48B1"/>
    <w:multiLevelType w:val="singleLevel"/>
    <w:tmpl w:val="7F5A48B1"/>
    <w:lvl w:ilvl="0">
      <w:numFmt w:val="bullet"/>
      <w:lvlText w:val="•"/>
      <w:lvlJc w:val="left"/>
      <w:rPr>
        <w:color w:val="3370FF"/>
      </w:rPr>
    </w:lvl>
  </w:abstractNum>
  <w:abstractNum w:abstractNumId="74" w15:restartNumberingAfterBreak="0">
    <w:nsid w:val="7F6411AC"/>
    <w:multiLevelType w:val="singleLevel"/>
    <w:tmpl w:val="7F6411AC"/>
    <w:lvl w:ilvl="0">
      <w:numFmt w:val="bullet"/>
      <w:lvlText w:val="•"/>
      <w:lvlJc w:val="left"/>
      <w:rPr>
        <w:color w:val="3370FF"/>
      </w:rPr>
    </w:lvl>
  </w:abstractNum>
  <w:abstractNum w:abstractNumId="75" w15:restartNumberingAfterBreak="0">
    <w:nsid w:val="7F7C9283"/>
    <w:multiLevelType w:val="singleLevel"/>
    <w:tmpl w:val="7F7C9283"/>
    <w:lvl w:ilvl="0">
      <w:numFmt w:val="bullet"/>
      <w:lvlText w:val="•"/>
      <w:lvlJc w:val="left"/>
      <w:rPr>
        <w:color w:val="3370FF"/>
      </w:rPr>
    </w:lvl>
  </w:abstractNum>
  <w:abstractNum w:abstractNumId="76" w15:restartNumberingAfterBreak="0">
    <w:nsid w:val="7FBEB634"/>
    <w:multiLevelType w:val="singleLevel"/>
    <w:tmpl w:val="7FBEB634"/>
    <w:lvl w:ilvl="0">
      <w:numFmt w:val="bullet"/>
      <w:lvlText w:val="•"/>
      <w:lvlJc w:val="left"/>
      <w:rPr>
        <w:color w:val="3370FF"/>
      </w:rPr>
    </w:lvl>
  </w:abstractNum>
  <w:abstractNum w:abstractNumId="77" w15:restartNumberingAfterBreak="0">
    <w:nsid w:val="7FBFC63B"/>
    <w:multiLevelType w:val="singleLevel"/>
    <w:tmpl w:val="7FBFC63B"/>
    <w:lvl w:ilvl="0">
      <w:start w:val="3"/>
      <w:numFmt w:val="decimal"/>
      <w:lvlText w:val="%1."/>
      <w:lvlJc w:val="left"/>
      <w:rPr>
        <w:color w:val="3370FF"/>
      </w:rPr>
    </w:lvl>
  </w:abstractNum>
  <w:abstractNum w:abstractNumId="78" w15:restartNumberingAfterBreak="0">
    <w:nsid w:val="7FCECE5C"/>
    <w:multiLevelType w:val="singleLevel"/>
    <w:tmpl w:val="7FCECE5C"/>
    <w:lvl w:ilvl="0">
      <w:numFmt w:val="bullet"/>
      <w:lvlText w:val="￮"/>
      <w:lvlJc w:val="left"/>
      <w:rPr>
        <w:color w:val="3370FF"/>
      </w:rPr>
    </w:lvl>
  </w:abstractNum>
  <w:abstractNum w:abstractNumId="79" w15:restartNumberingAfterBreak="0">
    <w:nsid w:val="7FFD02B6"/>
    <w:multiLevelType w:val="singleLevel"/>
    <w:tmpl w:val="7FFD02B6"/>
    <w:lvl w:ilvl="0">
      <w:numFmt w:val="bullet"/>
      <w:lvlText w:val="•"/>
      <w:lvlJc w:val="left"/>
      <w:rPr>
        <w:color w:val="3370FF"/>
      </w:rPr>
    </w:lvl>
  </w:abstractNum>
  <w:num w:numId="1" w16cid:durableId="1816293744">
    <w:abstractNumId w:val="43"/>
  </w:num>
  <w:num w:numId="2" w16cid:durableId="35586281">
    <w:abstractNumId w:val="25"/>
  </w:num>
  <w:num w:numId="3" w16cid:durableId="1150514538">
    <w:abstractNumId w:val="62"/>
  </w:num>
  <w:num w:numId="4" w16cid:durableId="208540301">
    <w:abstractNumId w:val="8"/>
  </w:num>
  <w:num w:numId="5" w16cid:durableId="533732234">
    <w:abstractNumId w:val="18"/>
  </w:num>
  <w:num w:numId="6" w16cid:durableId="1929338511">
    <w:abstractNumId w:val="77"/>
  </w:num>
  <w:num w:numId="7" w16cid:durableId="1660503428">
    <w:abstractNumId w:val="66"/>
  </w:num>
  <w:num w:numId="8" w16cid:durableId="2029872220">
    <w:abstractNumId w:val="67"/>
  </w:num>
  <w:num w:numId="9" w16cid:durableId="787161098">
    <w:abstractNumId w:val="16"/>
  </w:num>
  <w:num w:numId="10" w16cid:durableId="999698766">
    <w:abstractNumId w:val="76"/>
  </w:num>
  <w:num w:numId="11" w16cid:durableId="2061242122">
    <w:abstractNumId w:val="68"/>
  </w:num>
  <w:num w:numId="12" w16cid:durableId="650912712">
    <w:abstractNumId w:val="73"/>
  </w:num>
  <w:num w:numId="13" w16cid:durableId="282807217">
    <w:abstractNumId w:val="20"/>
  </w:num>
  <w:num w:numId="14" w16cid:durableId="1057584104">
    <w:abstractNumId w:val="52"/>
  </w:num>
  <w:num w:numId="15" w16cid:durableId="1430545415">
    <w:abstractNumId w:val="47"/>
  </w:num>
  <w:num w:numId="16" w16cid:durableId="1760984852">
    <w:abstractNumId w:val="42"/>
  </w:num>
  <w:num w:numId="17" w16cid:durableId="1573350232">
    <w:abstractNumId w:val="17"/>
  </w:num>
  <w:num w:numId="18" w16cid:durableId="1312103616">
    <w:abstractNumId w:val="2"/>
  </w:num>
  <w:num w:numId="19" w16cid:durableId="511116571">
    <w:abstractNumId w:val="59"/>
  </w:num>
  <w:num w:numId="20" w16cid:durableId="675379556">
    <w:abstractNumId w:val="0"/>
  </w:num>
  <w:num w:numId="21" w16cid:durableId="1453211927">
    <w:abstractNumId w:val="75"/>
  </w:num>
  <w:num w:numId="22" w16cid:durableId="599030499">
    <w:abstractNumId w:val="37"/>
  </w:num>
  <w:num w:numId="23" w16cid:durableId="2049332959">
    <w:abstractNumId w:val="49"/>
  </w:num>
  <w:num w:numId="24" w16cid:durableId="1605578130">
    <w:abstractNumId w:val="53"/>
  </w:num>
  <w:num w:numId="25" w16cid:durableId="1784035784">
    <w:abstractNumId w:val="72"/>
  </w:num>
  <w:num w:numId="26" w16cid:durableId="300305160">
    <w:abstractNumId w:val="3"/>
  </w:num>
  <w:num w:numId="27" w16cid:durableId="166134308">
    <w:abstractNumId w:val="40"/>
  </w:num>
  <w:num w:numId="28" w16cid:durableId="340359070">
    <w:abstractNumId w:val="65"/>
  </w:num>
  <w:num w:numId="29" w16cid:durableId="1519807017">
    <w:abstractNumId w:val="35"/>
  </w:num>
  <w:num w:numId="30" w16cid:durableId="258342953">
    <w:abstractNumId w:val="13"/>
  </w:num>
  <w:num w:numId="31" w16cid:durableId="1474516694">
    <w:abstractNumId w:val="60"/>
  </w:num>
  <w:num w:numId="32" w16cid:durableId="128283892">
    <w:abstractNumId w:val="31"/>
  </w:num>
  <w:num w:numId="33" w16cid:durableId="133329101">
    <w:abstractNumId w:val="57"/>
  </w:num>
  <w:num w:numId="34" w16cid:durableId="894781537">
    <w:abstractNumId w:val="19"/>
  </w:num>
  <w:num w:numId="35" w16cid:durableId="141582304">
    <w:abstractNumId w:val="4"/>
  </w:num>
  <w:num w:numId="36" w16cid:durableId="314264323">
    <w:abstractNumId w:val="54"/>
  </w:num>
  <w:num w:numId="37" w16cid:durableId="804156139">
    <w:abstractNumId w:val="7"/>
  </w:num>
  <w:num w:numId="38" w16cid:durableId="1526019464">
    <w:abstractNumId w:val="38"/>
  </w:num>
  <w:num w:numId="39" w16cid:durableId="1198785121">
    <w:abstractNumId w:val="64"/>
  </w:num>
  <w:num w:numId="40" w16cid:durableId="755631507">
    <w:abstractNumId w:val="39"/>
  </w:num>
  <w:num w:numId="41" w16cid:durableId="354578345">
    <w:abstractNumId w:val="44"/>
  </w:num>
  <w:num w:numId="42" w16cid:durableId="146286173">
    <w:abstractNumId w:val="26"/>
  </w:num>
  <w:num w:numId="43" w16cid:durableId="1401294713">
    <w:abstractNumId w:val="46"/>
  </w:num>
  <w:num w:numId="44" w16cid:durableId="1368141434">
    <w:abstractNumId w:val="12"/>
  </w:num>
  <w:num w:numId="45" w16cid:durableId="1486555876">
    <w:abstractNumId w:val="23"/>
  </w:num>
  <w:num w:numId="46" w16cid:durableId="98380511">
    <w:abstractNumId w:val="1"/>
  </w:num>
  <w:num w:numId="47" w16cid:durableId="1823892165">
    <w:abstractNumId w:val="5"/>
  </w:num>
  <w:num w:numId="48" w16cid:durableId="1302615319">
    <w:abstractNumId w:val="51"/>
  </w:num>
  <w:num w:numId="49" w16cid:durableId="988245760">
    <w:abstractNumId w:val="14"/>
  </w:num>
  <w:num w:numId="50" w16cid:durableId="920717943">
    <w:abstractNumId w:val="41"/>
  </w:num>
  <w:num w:numId="51" w16cid:durableId="1413625114">
    <w:abstractNumId w:val="22"/>
  </w:num>
  <w:num w:numId="52" w16cid:durableId="2128352725">
    <w:abstractNumId w:val="50"/>
  </w:num>
  <w:num w:numId="53" w16cid:durableId="758333734">
    <w:abstractNumId w:val="10"/>
  </w:num>
  <w:num w:numId="54" w16cid:durableId="221405367">
    <w:abstractNumId w:val="27"/>
  </w:num>
  <w:num w:numId="55" w16cid:durableId="1231650149">
    <w:abstractNumId w:val="61"/>
  </w:num>
  <w:num w:numId="56" w16cid:durableId="243271229">
    <w:abstractNumId w:val="58"/>
  </w:num>
  <w:num w:numId="57" w16cid:durableId="842160580">
    <w:abstractNumId w:val="34"/>
  </w:num>
  <w:num w:numId="58" w16cid:durableId="693725198">
    <w:abstractNumId w:val="36"/>
  </w:num>
  <w:num w:numId="59" w16cid:durableId="777602525">
    <w:abstractNumId w:val="24"/>
  </w:num>
  <w:num w:numId="60" w16cid:durableId="1946618984">
    <w:abstractNumId w:val="9"/>
  </w:num>
  <w:num w:numId="61" w16cid:durableId="1572958022">
    <w:abstractNumId w:val="28"/>
  </w:num>
  <w:num w:numId="62" w16cid:durableId="1242256327">
    <w:abstractNumId w:val="70"/>
  </w:num>
  <w:num w:numId="63" w16cid:durableId="830368568">
    <w:abstractNumId w:val="78"/>
  </w:num>
  <w:num w:numId="64" w16cid:durableId="472019309">
    <w:abstractNumId w:val="29"/>
  </w:num>
  <w:num w:numId="65" w16cid:durableId="627977166">
    <w:abstractNumId w:val="30"/>
  </w:num>
  <w:num w:numId="66" w16cid:durableId="1621716484">
    <w:abstractNumId w:val="48"/>
  </w:num>
  <w:num w:numId="67" w16cid:durableId="382100799">
    <w:abstractNumId w:val="33"/>
  </w:num>
  <w:num w:numId="68" w16cid:durableId="181867259">
    <w:abstractNumId w:val="45"/>
  </w:num>
  <w:num w:numId="69" w16cid:durableId="1184589653">
    <w:abstractNumId w:val="6"/>
  </w:num>
  <w:num w:numId="70" w16cid:durableId="1278365540">
    <w:abstractNumId w:val="11"/>
  </w:num>
  <w:num w:numId="71" w16cid:durableId="541795635">
    <w:abstractNumId w:val="55"/>
  </w:num>
  <w:num w:numId="72" w16cid:durableId="1429081669">
    <w:abstractNumId w:val="15"/>
  </w:num>
  <w:num w:numId="73" w16cid:durableId="1780297075">
    <w:abstractNumId w:val="71"/>
  </w:num>
  <w:num w:numId="74" w16cid:durableId="1786777276">
    <w:abstractNumId w:val="32"/>
  </w:num>
  <w:num w:numId="75" w16cid:durableId="1773430226">
    <w:abstractNumId w:val="69"/>
  </w:num>
  <w:num w:numId="76" w16cid:durableId="704256918">
    <w:abstractNumId w:val="74"/>
  </w:num>
  <w:num w:numId="77" w16cid:durableId="63989995">
    <w:abstractNumId w:val="79"/>
  </w:num>
  <w:num w:numId="78" w16cid:durableId="1160194198">
    <w:abstractNumId w:val="21"/>
  </w:num>
  <w:num w:numId="79" w16cid:durableId="1167210907">
    <w:abstractNumId w:val="56"/>
  </w:num>
  <w:num w:numId="80" w16cid:durableId="731854123">
    <w:abstractNumId w:val="6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慧敏">
    <w15:presenceInfo w15:providerId="None" w15:userId="慧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EDE"/>
    <w:rsid w:val="000D741E"/>
    <w:rsid w:val="0012687E"/>
    <w:rsid w:val="00256571"/>
    <w:rsid w:val="002E7E5F"/>
    <w:rsid w:val="00394EDE"/>
    <w:rsid w:val="00427464"/>
    <w:rsid w:val="00437736"/>
    <w:rsid w:val="004A4002"/>
    <w:rsid w:val="004F2EE7"/>
    <w:rsid w:val="00652672"/>
    <w:rsid w:val="00AA0CD9"/>
    <w:rsid w:val="00B9401C"/>
    <w:rsid w:val="00C355C4"/>
    <w:rsid w:val="00C44865"/>
    <w:rsid w:val="37DE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8D424"/>
  <w15:docId w15:val="{9E621B18-2CEB-403F-A841-028177AA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A0C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A0CD9"/>
    <w:rPr>
      <w:sz w:val="18"/>
      <w:szCs w:val="18"/>
    </w:rPr>
  </w:style>
  <w:style w:type="paragraph" w:styleId="a5">
    <w:name w:val="footer"/>
    <w:basedOn w:val="a"/>
    <w:link w:val="a6"/>
    <w:rsid w:val="00AA0C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A0CD9"/>
    <w:rPr>
      <w:sz w:val="18"/>
      <w:szCs w:val="18"/>
    </w:rPr>
  </w:style>
  <w:style w:type="character" w:styleId="a7">
    <w:name w:val="annotation reference"/>
    <w:basedOn w:val="a0"/>
    <w:rsid w:val="00256571"/>
    <w:rPr>
      <w:sz w:val="21"/>
      <w:szCs w:val="21"/>
    </w:rPr>
  </w:style>
  <w:style w:type="paragraph" w:styleId="a8">
    <w:name w:val="annotation text"/>
    <w:basedOn w:val="a"/>
    <w:link w:val="a9"/>
    <w:rsid w:val="00256571"/>
    <w:pPr>
      <w:jc w:val="left"/>
    </w:pPr>
  </w:style>
  <w:style w:type="character" w:customStyle="1" w:styleId="a9">
    <w:name w:val="批注文字 字符"/>
    <w:basedOn w:val="a0"/>
    <w:link w:val="a8"/>
    <w:rsid w:val="00256571"/>
    <w:rPr>
      <w:sz w:val="21"/>
      <w:szCs w:val="22"/>
    </w:rPr>
  </w:style>
  <w:style w:type="paragraph" w:styleId="aa">
    <w:name w:val="annotation subject"/>
    <w:basedOn w:val="a8"/>
    <w:next w:val="a8"/>
    <w:link w:val="ab"/>
    <w:rsid w:val="00256571"/>
    <w:rPr>
      <w:b/>
      <w:bCs/>
    </w:rPr>
  </w:style>
  <w:style w:type="character" w:customStyle="1" w:styleId="ab">
    <w:name w:val="批注主题 字符"/>
    <w:basedOn w:val="a9"/>
    <w:link w:val="aa"/>
    <w:rsid w:val="00256571"/>
    <w:rPr>
      <w:b/>
      <w:bCs/>
      <w:sz w:val="21"/>
      <w:szCs w:val="22"/>
    </w:rPr>
  </w:style>
  <w:style w:type="paragraph" w:styleId="ac">
    <w:name w:val="Revision"/>
    <w:hidden/>
    <w:uiPriority w:val="99"/>
    <w:unhideWhenUsed/>
    <w:rsid w:val="00256571"/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14</Pages>
  <Words>5269</Words>
  <Characters>5796</Characters>
  <Application>Microsoft Office Word</Application>
  <DocSecurity>0</DocSecurity>
  <Lines>214</Lines>
  <Paragraphs>245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慧敏</cp:lastModifiedBy>
  <cp:revision>12</cp:revision>
  <dcterms:created xsi:type="dcterms:W3CDTF">2026-01-05T13:10:00Z</dcterms:created>
  <dcterms:modified xsi:type="dcterms:W3CDTF">2026-01-15T07:24:00Z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EC32CDE605CAE3BF06485B6938A5BDDB_42</vt:lpwstr>
  </property>
</Properties>
</file>